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2D48B" w14:textId="52ABC94B" w:rsidR="00BB165A" w:rsidRPr="00FB6854" w:rsidRDefault="002C2C49" w:rsidP="00BB165A">
      <w:pPr>
        <w:pStyle w:val="ListParagraph"/>
        <w:numPr>
          <w:ilvl w:val="0"/>
          <w:numId w:val="1"/>
        </w:numPr>
        <w:ind w:left="360"/>
        <w:rPr>
          <w:ins w:id="0" w:author="Rohan Pote" w:date="2025-01-27T19:07:00Z" w16du:dateUtc="2025-01-27T13:37:00Z"/>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 w:author="Rohan Pote" w:date="2025-01-27T19:07:00Z" w16du:dateUtc="2025-01-27T13:37:00Z">
        <w:r w:rsidRPr="00FB6854">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Class in Java-</w:t>
        </w:r>
        <w:proofErr w:type="gramStart"/>
        <w:r w:rsidR="009E2C39" w:rsidRPr="00FB68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E2C39" w:rsidRPr="00FB685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9E2C39" w:rsidRPr="00FB685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has no limits) </w:t>
        </w:r>
      </w:ins>
    </w:p>
    <w:p w14:paraId="2385ACC4" w14:textId="11BFDBA4" w:rsidR="00674EAA" w:rsidRPr="00FB6854" w:rsidRDefault="00F81FC6" w:rsidP="007D1C7D">
      <w:pPr>
        <w:pStyle w:val="ListParagraph"/>
        <w:numPr>
          <w:ilvl w:val="0"/>
          <w:numId w:val="2"/>
        </w:numPr>
        <w:ind w:left="360"/>
        <w:rPr>
          <w:ins w:id="2"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presents</w:t>
        </w:r>
        <w:r w:rsidR="00314C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314C8C"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Jre</w:t>
        </w:r>
        <w:proofErr w:type="spellEnd"/>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in-build libraries</w:t>
        </w:r>
        <w:r w:rsidR="005F026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4C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96A2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package-&gt;</w:t>
        </w:r>
        <w:r w:rsidR="005F026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314C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w:t>
        </w:r>
        <w:proofErr w:type="spellEnd"/>
        <w:proofErr w:type="gramEnd"/>
        <w:r w:rsidR="00314C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2645C27F" w14:textId="4D75E1B5" w:rsidR="00AA7A67" w:rsidRPr="00FB6854" w:rsidRDefault="00555DEF" w:rsidP="007D1C7D">
      <w:pPr>
        <w:pStyle w:val="ListParagraph"/>
        <w:numPr>
          <w:ilvl w:val="0"/>
          <w:numId w:val="2"/>
        </w:numPr>
        <w:ind w:left="360"/>
        <w:rPr>
          <w:ins w:id="4"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sequence of Characters/ Collection of </w:t>
        </w:r>
        <w:r w:rsidR="007C25FB"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 Objects of String is immutable</w:t>
        </w:r>
        <w:r w:rsidR="00663353"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means it is constant &amp; cannot be changed once created</w:t>
        </w:r>
        <w:r w:rsidR="006B6D27"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55066D27" w14:textId="77777777" w:rsidR="00FF0717" w:rsidRPr="00FB6854" w:rsidRDefault="00FF0717" w:rsidP="00D96352">
      <w:pPr>
        <w:pStyle w:val="ListParagraph"/>
        <w:rPr>
          <w:ins w:id="6"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E2D12" w14:textId="2CC3F5BE" w:rsidR="00D96352" w:rsidRPr="00FB6854" w:rsidRDefault="001407D1" w:rsidP="00AA25F6">
      <w:pPr>
        <w:pStyle w:val="NoSpacing"/>
        <w:rPr>
          <w:ins w:id="7" w:author="Rohan Pote" w:date="2025-01-27T19:07:00Z" w16du:dateUtc="2025-01-27T13:37:00Z"/>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8" w:author="Rohan Pote" w:date="2025-01-27T19:07:00Z" w16du:dateUtc="2025-01-27T13:37:00Z">
        <w:r w:rsidRPr="00FB6854">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w:t>
        </w:r>
        <w:r w:rsidR="00D96352" w:rsidRPr="00FB6854">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Ways to </w:t>
        </w:r>
        <w:r w:rsidR="006E7758" w:rsidRPr="00FB6854">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D96352" w:rsidRPr="00FB6854">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reate String-</w:t>
        </w:r>
      </w:ins>
    </w:p>
    <w:p w14:paraId="1EF2E9A2" w14:textId="1D8EA47B" w:rsidR="008C3FB3" w:rsidRPr="00FB6854" w:rsidRDefault="008C3FB3" w:rsidP="00AA25F6">
      <w:pPr>
        <w:pStyle w:val="NoSpacing"/>
        <w:rPr>
          <w:ins w:id="9" w:author="Rohan Pote" w:date="2025-01-27T19:07:00Z" w16du:dateUtc="2025-01-27T13:37:00Z"/>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0" w:author="Rohan Pote" w:date="2025-01-27T19:07:00Z" w16du:dateUtc="2025-01-27T13:37:00Z">
        <w:r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A6659"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String </w:t>
        </w:r>
        <w:r w:rsidR="00A571BC"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Literal</w:t>
        </w:r>
        <w:r w:rsidR="004D1140"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1140"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ins>
    </w:p>
    <w:p w14:paraId="51575C94" w14:textId="74EF58A2" w:rsidR="00067210" w:rsidRPr="00FB6854" w:rsidRDefault="00067210" w:rsidP="00067210">
      <w:pPr>
        <w:pStyle w:val="NoSpacing"/>
        <w:rPr>
          <w:ins w:id="11"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2"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 String literal is created by using double quotes. </w:t>
        </w:r>
      </w:ins>
    </w:p>
    <w:p w14:paraId="1F877388" w14:textId="3F313543" w:rsidR="00067210" w:rsidRPr="00FB6854" w:rsidRDefault="00B94ADB" w:rsidP="00067210">
      <w:pPr>
        <w:pStyle w:val="NoSpacing"/>
        <w:rPr>
          <w:ins w:id="13"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4"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67210"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directly refers to </w:t>
        </w:r>
        <w:proofErr w:type="gramStart"/>
        <w:r w:rsidR="00067210"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Constant</w:t>
        </w:r>
        <w:proofErr w:type="gramEnd"/>
        <w:r w:rsidR="00067210"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Pool Memory</w:t>
        </w:r>
        <w:r w:rsidR="00067210"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called the </w:t>
        </w:r>
        <w:r w:rsidR="00067210"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literal pool</w:t>
        </w:r>
        <w:r w:rsidR="00067210"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ins>
    </w:p>
    <w:p w14:paraId="6254BA87" w14:textId="256A2A8E" w:rsidR="00067210" w:rsidRPr="00FB6854" w:rsidRDefault="00B94ADB" w:rsidP="00AA25F6">
      <w:pPr>
        <w:pStyle w:val="NoSpacing"/>
        <w:rPr>
          <w:ins w:id="15" w:author="Rohan Pote" w:date="2025-01-27T19:07:00Z" w16du:dateUtc="2025-01-27T13:37:00Z"/>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6" w:author="Rohan Pote" w:date="2025-01-27T19:07:00Z" w16du:dateUtc="2025-01-27T13:37:00Z">
        <w:r w:rsidRPr="00FB685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w:t>
        </w:r>
      </w:ins>
    </w:p>
    <w:p w14:paraId="573969F3" w14:textId="57CA31BD" w:rsidR="00B26773" w:rsidRPr="00FB6854" w:rsidRDefault="00B4754C" w:rsidP="00AA25F6">
      <w:pPr>
        <w:pStyle w:val="NoSpacing"/>
        <w:rPr>
          <w:ins w:id="17"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r w:rsidR="00D54DA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“Java”;</w:t>
        </w:r>
      </w:ins>
    </w:p>
    <w:p w14:paraId="72972BB6" w14:textId="77777777" w:rsidR="00AC0932" w:rsidRPr="00FB6854" w:rsidRDefault="00AC0932" w:rsidP="00AA25F6">
      <w:pPr>
        <w:pStyle w:val="NoSpacing"/>
        <w:rPr>
          <w:ins w:id="19"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B51B6" w14:textId="021ED310" w:rsidR="00AC0932" w:rsidRPr="00FB6854" w:rsidRDefault="00AC0932" w:rsidP="00AA25F6">
      <w:pPr>
        <w:pStyle w:val="NoSpacing"/>
        <w:rPr>
          <w:ins w:id="20" w:author="Rohan Pote" w:date="2025-01-27T19:07:00Z" w16du:dateUtc="2025-01-27T13:37:00Z"/>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1" w:author="Rohan Pote" w:date="2025-01-27T19:07:00Z" w16du:dateUtc="2025-01-27T13:37:00Z">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By Using </w:t>
        </w:r>
        <w:r w:rsidR="00A926C4"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w:t>
        </w:r>
      </w:ins>
    </w:p>
    <w:p w14:paraId="6852771D" w14:textId="77777777" w:rsidR="00F266B3" w:rsidRPr="00FB6854" w:rsidRDefault="00A926C4" w:rsidP="00F266B3">
      <w:pPr>
        <w:pStyle w:val="NoSpacing"/>
        <w:rPr>
          <w:ins w:id="22"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3"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66B3"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directly refers to “</w:t>
        </w:r>
        <w:r w:rsidR="00F266B3"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Heap memory</w:t>
        </w:r>
        <w:r w:rsidR="00F266B3"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3EB07B89" w14:textId="4C07F6E8" w:rsidR="00F266B3" w:rsidRPr="00FB6854" w:rsidRDefault="00F266B3" w:rsidP="00F266B3">
      <w:pPr>
        <w:pStyle w:val="NoSpacing"/>
        <w:rPr>
          <w:ins w:id="24"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5"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create a String object using “new</w:t>
        </w:r>
        <w:r w:rsidR="004226C0"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then Memory allocation is done in </w:t>
        </w:r>
        <w:r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“Heap                </w:t>
        </w:r>
        <w:r w:rsidR="00EB19FC"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172D"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r w:rsidRPr="00FB685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constant pool memory</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3549"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14DE"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always creates 2 objects)</w:t>
        </w:r>
      </w:ins>
    </w:p>
    <w:p w14:paraId="1380151B" w14:textId="32296CA6" w:rsidR="00F266B3" w:rsidRPr="00FB6854" w:rsidRDefault="00F266B3" w:rsidP="00F266B3">
      <w:pPr>
        <w:pStyle w:val="NoSpacing"/>
        <w:rPr>
          <w:ins w:id="26"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7"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-&gt;But when we create String object using new it directly refers to Heap memory but if we want to      forcefully want it to refer to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contant</w:t>
        </w:r>
        <w:proofErr w:type="spellEnd"/>
        <w:r w:rsidR="00033C04"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pool memory then we need to add </w:t>
        </w:r>
        <w:proofErr w:type="gramStart"/>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w:t>
        </w:r>
        <w:proofErr w:type="gramEnd"/>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w:t>
        </w:r>
      </w:ins>
    </w:p>
    <w:p w14:paraId="07641BA1" w14:textId="04865022" w:rsidR="00A926C4" w:rsidRPr="00FB6854" w:rsidRDefault="00D731A7" w:rsidP="00AA25F6">
      <w:pPr>
        <w:pStyle w:val="NoSpacing"/>
        <w:rPr>
          <w:ins w:id="28" w:author="Rohan Pote" w:date="2025-01-27T19:07:00Z" w16du:dateUtc="2025-01-27T13:37:00Z"/>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9" w:author="Rohan Pote" w:date="2025-01-27T19:07:00Z" w16du:dateUtc="2025-01-27T13:37:00Z">
        <w:r w:rsidRPr="00FB685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w:t>
        </w:r>
      </w:ins>
    </w:p>
    <w:p w14:paraId="11B22E12" w14:textId="4B9181C7" w:rsidR="00873F8B" w:rsidRPr="00FB6854" w:rsidRDefault="00FB3E5E" w:rsidP="00AA25F6">
      <w:pPr>
        <w:pStyle w:val="NoSpacing"/>
        <w:rPr>
          <w:ins w:id="30"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 w:author="Rohan Pote" w:date="2025-01-27T19:07:00Z" w16du:dateUtc="2025-01-27T13:37:00Z">
        <w:r w:rsidRPr="00FB685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r w:rsidR="00D54DA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3D19B1"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String(</w:t>
        </w:r>
        <w:r w:rsidR="00516351"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003D19B1"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00DC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0DC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F00DC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keyword ex.</w:t>
        </w:r>
      </w:ins>
    </w:p>
    <w:p w14:paraId="4EF1ED66" w14:textId="39B3030B" w:rsidR="00F00DCD" w:rsidRPr="00FB6854" w:rsidRDefault="00F00DCD" w:rsidP="00AA25F6">
      <w:pPr>
        <w:pStyle w:val="NoSpacing"/>
        <w:rPr>
          <w:ins w:id="32"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3"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S1 = </w:t>
        </w:r>
        <w:r w:rsidR="00D7464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String(“Java”</w:t>
        </w:r>
        <w:proofErr w:type="gramStart"/>
        <w:r w:rsidR="00D7464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w:t>
        </w:r>
        <w:proofErr w:type="gramEnd"/>
        <w:r w:rsidR="00D7464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76653"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F76653"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w:t>
        </w:r>
        <w:r w:rsidR="000A5271"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w:t>
        </w:r>
        <w:r w:rsidR="00F76653"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w:t>
        </w:r>
      </w:ins>
    </w:p>
    <w:p w14:paraId="69F846BA" w14:textId="77777777" w:rsidR="00D82885" w:rsidRPr="00FB6854" w:rsidRDefault="00D82885" w:rsidP="00AA25F6">
      <w:pPr>
        <w:pStyle w:val="NoSpacing"/>
        <w:rPr>
          <w:ins w:id="34" w:author="Rohan Pote" w:date="2025-01-27T19:07:00Z" w16du:dateUtc="2025-01-27T13:37:00Z"/>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ECA16" w14:textId="547B904B" w:rsidR="00F06548" w:rsidRPr="00FB6854" w:rsidRDefault="008504AF" w:rsidP="00F06548">
      <w:pPr>
        <w:pStyle w:val="NoSpacing"/>
        <w:rPr>
          <w:ins w:id="35" w:author="Rohan Pote" w:date="2025-01-27T19:07:00Z" w16du:dateUtc="2025-01-27T13:37:00Z"/>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6" w:author="Rohan Pote" w:date="2025-01-27T19:07:00Z" w16du:dateUtc="2025-01-27T13:37:00Z">
        <w:r w:rsidRPr="00FB685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In-Build Met</w:t>
        </w:r>
        <w:r w:rsidR="00DC0B84" w:rsidRPr="00FB685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hod- </w:t>
        </w:r>
      </w:ins>
    </w:p>
    <w:tbl>
      <w:tblPr>
        <w:tblW w:w="0" w:type="auto"/>
        <w:shd w:val="clear" w:color="auto" w:fill="FFFFFF"/>
        <w:tblCellMar>
          <w:left w:w="0" w:type="dxa"/>
          <w:right w:w="0" w:type="dxa"/>
        </w:tblCellMar>
        <w:tblLook w:val="04A0" w:firstRow="1" w:lastRow="0" w:firstColumn="1" w:lastColumn="0" w:noHBand="0" w:noVBand="1"/>
      </w:tblPr>
      <w:tblGrid>
        <w:gridCol w:w="4200"/>
        <w:gridCol w:w="4820"/>
      </w:tblGrid>
      <w:tr w:rsidR="00FB6854" w:rsidRPr="00FB6854" w14:paraId="0776D155" w14:textId="77777777" w:rsidTr="00FB6854">
        <w:trPr>
          <w:tblHeader/>
          <w:ins w:id="3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9EB8F52" w14:textId="77777777" w:rsidR="00F06548" w:rsidRPr="00FB6854" w:rsidRDefault="00F06548" w:rsidP="00F06548">
            <w:pPr>
              <w:pStyle w:val="NoSpacing"/>
              <w:rPr>
                <w:ins w:id="3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Method</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CE63B1E" w14:textId="77777777" w:rsidR="00F06548" w:rsidRPr="00FB6854" w:rsidRDefault="00F06548" w:rsidP="00F06548">
            <w:pPr>
              <w:pStyle w:val="NoSpacing"/>
              <w:rPr>
                <w:ins w:id="4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ins>
          </w:p>
        </w:tc>
      </w:tr>
      <w:tr w:rsidR="00FB6854" w:rsidRPr="00FB6854" w14:paraId="6A79E451" w14:textId="77777777" w:rsidTr="00FB6854">
        <w:trPr>
          <w:ins w:id="4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74495EC7" w14:textId="77777777" w:rsidR="00F06548" w:rsidRPr="00FB6854" w:rsidRDefault="00F06548" w:rsidP="00F06548">
            <w:pPr>
              <w:pStyle w:val="NoSpacing"/>
              <w:rPr>
                <w:ins w:id="4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4"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"https://www.geeksforgeeks.org/java-string-length-method-with-examples/"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w:t>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C5DB46" w14:textId="77777777" w:rsidR="00F06548" w:rsidRPr="00FB6854" w:rsidRDefault="00F06548" w:rsidP="00F06548">
            <w:pPr>
              <w:pStyle w:val="NoSpacing"/>
              <w:rPr>
                <w:ins w:id="4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number of characters in the String.</w:t>
              </w:r>
            </w:ins>
          </w:p>
        </w:tc>
      </w:tr>
      <w:tr w:rsidR="00FB6854" w:rsidRPr="00FB6854" w14:paraId="57937DAD" w14:textId="77777777" w:rsidTr="00FB6854">
        <w:trPr>
          <w:ins w:id="4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6138FA19" w14:textId="77777777" w:rsidR="00F06548" w:rsidRPr="00FB6854" w:rsidRDefault="00F06548" w:rsidP="00F06548">
            <w:pPr>
              <w:pStyle w:val="NoSpacing"/>
              <w:rPr>
                <w:ins w:id="4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"https://www.geeksforgeeks.org/java-string-charat-method-example/"</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Char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charAt</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DF88E4" w14:textId="77777777" w:rsidR="00F06548" w:rsidRPr="00FB6854" w:rsidRDefault="00F06548" w:rsidP="00F06548">
            <w:pPr>
              <w:pStyle w:val="NoSpacing"/>
              <w:rPr>
                <w:ins w:id="5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Returns the character at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ith</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index.</w:t>
              </w:r>
            </w:ins>
          </w:p>
        </w:tc>
      </w:tr>
      <w:tr w:rsidR="00FB6854" w:rsidRPr="00FB6854" w14:paraId="3A9010F8" w14:textId="77777777" w:rsidTr="00FB6854">
        <w:trPr>
          <w:ins w:id="5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049306F" w14:textId="77777777" w:rsidR="00F06548" w:rsidRPr="00FB6854" w:rsidRDefault="00F06548" w:rsidP="00F06548">
            <w:pPr>
              <w:pStyle w:val="NoSpacing"/>
              <w:rPr>
                <w:ins w:id="5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4"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"https://www.geeksforgeeks.org/substring-in-java/"</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substring (int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D40351" w14:textId="77777777" w:rsidR="00F06548" w:rsidRPr="00FB6854" w:rsidRDefault="00F06548" w:rsidP="00F06548">
            <w:pPr>
              <w:pStyle w:val="NoSpacing"/>
              <w:rPr>
                <w:ins w:id="5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the substring from the </w:t>
              </w:r>
              <w:proofErr w:type="spellStart"/>
              <w:proofErr w:type="gram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ith</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index</w:t>
              </w:r>
              <w:proofErr w:type="gram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character to end.</w:t>
              </w:r>
            </w:ins>
          </w:p>
        </w:tc>
      </w:tr>
      <w:tr w:rsidR="00FB6854" w:rsidRPr="00FB6854" w14:paraId="5DC0F801" w14:textId="77777777" w:rsidTr="00FB6854">
        <w:trPr>
          <w:ins w:id="5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3E7CC11" w14:textId="77777777" w:rsidR="00F06548" w:rsidRPr="00FB6854" w:rsidRDefault="00F06548" w:rsidP="00F06548">
            <w:pPr>
              <w:pStyle w:val="NoSpacing"/>
              <w:rPr>
                <w:ins w:id="5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5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"https://www.geeksforgeeks.org/substring-in-java/"</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substring (int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 j)</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8C7714" w14:textId="77777777" w:rsidR="00F06548" w:rsidRPr="00FB6854" w:rsidRDefault="00F06548" w:rsidP="00F06548">
            <w:pPr>
              <w:pStyle w:val="NoSpacing"/>
              <w:rPr>
                <w:ins w:id="6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6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Returns the substring from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j-1 index.</w:t>
              </w:r>
            </w:ins>
          </w:p>
        </w:tc>
      </w:tr>
      <w:tr w:rsidR="00FB6854" w:rsidRPr="00FB6854" w14:paraId="041F3C18" w14:textId="77777777" w:rsidTr="00FB6854">
        <w:trPr>
          <w:ins w:id="6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EF731FA" w14:textId="77777777" w:rsidR="00F06548" w:rsidRPr="00FB6854" w:rsidRDefault="00F06548" w:rsidP="00F06548">
            <w:pPr>
              <w:pStyle w:val="NoSpacing"/>
              <w:rPr>
                <w:ins w:id="6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64"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"https://www.geeksforgeeks.org/java-string-concat-examples/"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concat</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String</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452812" w14:textId="77777777" w:rsidR="00F06548" w:rsidRPr="00FB6854" w:rsidRDefault="00F06548" w:rsidP="00F06548">
            <w:pPr>
              <w:pStyle w:val="NoSpacing"/>
              <w:rPr>
                <w:ins w:id="6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6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Concatenates specified string to the end of this string.</w:t>
              </w:r>
            </w:ins>
          </w:p>
        </w:tc>
      </w:tr>
      <w:tr w:rsidR="00FB6854" w:rsidRPr="00FB6854" w14:paraId="4CEBDEDA" w14:textId="77777777" w:rsidTr="00FB6854">
        <w:trPr>
          <w:ins w:id="6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D511A71" w14:textId="77777777" w:rsidR="00F06548" w:rsidRPr="00FB6854" w:rsidRDefault="00F06548" w:rsidP="00F06548">
            <w:pPr>
              <w:pStyle w:val="NoSpacing"/>
              <w:rPr>
                <w:ins w:id="6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6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"https://www.geeksforgeeks.org/java-string-indexof/"</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indexOf</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s)</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7043F4" w14:textId="77777777" w:rsidR="00F06548" w:rsidRPr="00FB6854" w:rsidRDefault="00F06548" w:rsidP="00F06548">
            <w:pPr>
              <w:pStyle w:val="NoSpacing"/>
              <w:rPr>
                <w:ins w:id="7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7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index within the string of the first occurrence of the specified string.</w:t>
              </w:r>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If String s is not present in input </w:t>
              </w:r>
              <w:proofErr w:type="gram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-1 is returned as the default value.</w:t>
              </w:r>
            </w:ins>
          </w:p>
        </w:tc>
      </w:tr>
      <w:tr w:rsidR="00FB6854" w:rsidRPr="00FB6854" w14:paraId="3D725461" w14:textId="77777777" w:rsidTr="00FB6854">
        <w:trPr>
          <w:ins w:id="7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FD12ABD" w14:textId="77777777" w:rsidR="00F06548" w:rsidRPr="00FB6854" w:rsidRDefault="00F06548" w:rsidP="00F06548">
            <w:pPr>
              <w:pStyle w:val="NoSpacing"/>
              <w:rPr>
                <w:ins w:id="7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74"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"https://www.geeksforgeeks.org/java-string-indexof/"</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indexOf</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s, int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614A75" w14:textId="77777777" w:rsidR="00F06548" w:rsidRPr="00FB6854" w:rsidRDefault="00F06548" w:rsidP="00F06548">
            <w:pPr>
              <w:pStyle w:val="NoSpacing"/>
              <w:rPr>
                <w:ins w:id="7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7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index within the string of the first occurrence of the specified string, starting at the specified index.</w:t>
              </w:r>
            </w:ins>
          </w:p>
        </w:tc>
      </w:tr>
      <w:tr w:rsidR="00FB6854" w:rsidRPr="00FB6854" w14:paraId="05205CB7" w14:textId="77777777" w:rsidTr="00FB6854">
        <w:trPr>
          <w:ins w:id="7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661BD9F6" w14:textId="77777777" w:rsidR="00F06548" w:rsidRPr="00FB6854" w:rsidRDefault="00F06548" w:rsidP="00F06548">
            <w:pPr>
              <w:pStyle w:val="NoSpacing"/>
              <w:rPr>
                <w:ins w:id="7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7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"https://www.geeksforgeeks.org/java-lang-string-lastindexof-method/"</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lastIndexOf</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String</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85B292" w14:textId="77777777" w:rsidR="00F06548" w:rsidRPr="00FB6854" w:rsidRDefault="00F06548" w:rsidP="00F06548">
            <w:pPr>
              <w:pStyle w:val="NoSpacing"/>
              <w:rPr>
                <w:ins w:id="8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8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index within the string of the last occurrence of the specified string.</w:t>
              </w:r>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If String s is not present in input </w:t>
              </w:r>
              <w:proofErr w:type="gram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-1 is returned as the default value.</w:t>
              </w:r>
            </w:ins>
          </w:p>
        </w:tc>
      </w:tr>
      <w:tr w:rsidR="00FB6854" w:rsidRPr="00FB6854" w14:paraId="0893D5E6" w14:textId="77777777" w:rsidTr="00FB6854">
        <w:trPr>
          <w:ins w:id="8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918B82" w14:textId="77777777" w:rsidR="00F06548" w:rsidRPr="00FB6854" w:rsidRDefault="00F06548" w:rsidP="00F06548">
            <w:pPr>
              <w:pStyle w:val="NoSpacing"/>
              <w:rPr>
                <w:ins w:id="8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84"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"https://www.geeksforgeeks.org/boolean-equals-method-in-java-with-examples/"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 Object</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otherObj</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A1C873" w14:textId="77777777" w:rsidR="00F06548" w:rsidRPr="00FB6854" w:rsidRDefault="00F06548" w:rsidP="00F06548">
            <w:pPr>
              <w:pStyle w:val="NoSpacing"/>
              <w:rPr>
                <w:ins w:id="8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8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Compares this string to the specified object.</w:t>
              </w:r>
            </w:ins>
          </w:p>
        </w:tc>
      </w:tr>
      <w:tr w:rsidR="00FB6854" w:rsidRPr="00FB6854" w14:paraId="39494B46" w14:textId="77777777" w:rsidTr="00FB6854">
        <w:trPr>
          <w:ins w:id="8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A817E3F" w14:textId="77777777" w:rsidR="00F06548" w:rsidRPr="00FB6854" w:rsidRDefault="00F06548" w:rsidP="00F06548">
            <w:pPr>
              <w:pStyle w:val="NoSpacing"/>
              <w:rPr>
                <w:ins w:id="8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8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"https://www.geeksforgeeks.org/equalsignorecase-in-java/"</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equalsIgnoreCase</w:t>
              </w:r>
              <w:proofErr w:type="spellEnd"/>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anotherString</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D4F860" w14:textId="77777777" w:rsidR="00F06548" w:rsidRPr="00FB6854" w:rsidRDefault="00F06548" w:rsidP="00F06548">
            <w:pPr>
              <w:pStyle w:val="NoSpacing"/>
              <w:rPr>
                <w:ins w:id="9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9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Compares string to another string, ignoring case considerations.</w:t>
              </w:r>
            </w:ins>
          </w:p>
        </w:tc>
      </w:tr>
      <w:tr w:rsidR="00FB6854" w:rsidRPr="00FB6854" w14:paraId="061061A1" w14:textId="77777777" w:rsidTr="00FB6854">
        <w:trPr>
          <w:ins w:id="92"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BD99272" w14:textId="77777777" w:rsidR="00F06548" w:rsidRPr="00FB6854" w:rsidRDefault="00F06548" w:rsidP="00F06548">
            <w:pPr>
              <w:pStyle w:val="NoSpacing"/>
              <w:rPr>
                <w:ins w:id="93"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94"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"https://www.geeksforgeeks.org/java-lang-string-compareto/"</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int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compareTo</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String</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anotherString</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D40D55" w14:textId="77777777" w:rsidR="00F06548" w:rsidRPr="00FB6854" w:rsidRDefault="00F06548" w:rsidP="00F06548">
            <w:pPr>
              <w:pStyle w:val="NoSpacing"/>
              <w:rPr>
                <w:ins w:id="9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9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Compares two </w:t>
              </w:r>
              <w:proofErr w:type="gram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lexicographically.</w:t>
              </w:r>
            </w:ins>
          </w:p>
        </w:tc>
      </w:tr>
      <w:tr w:rsidR="00FB6854" w:rsidRPr="00FB6854" w14:paraId="6D7A1D82" w14:textId="77777777" w:rsidTr="00FB6854">
        <w:trPr>
          <w:ins w:id="97"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D7E18C2" w14:textId="77777777" w:rsidR="00F06548" w:rsidRPr="00FB6854" w:rsidRDefault="00F06548" w:rsidP="00F06548">
            <w:pPr>
              <w:pStyle w:val="NoSpacing"/>
              <w:rPr>
                <w:ins w:id="98"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99"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"https://www.geeksforgeeks.org/java-string-compareto-method-with-examples/"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compareToIgnoreCase</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String</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anotherString</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8897F4" w14:textId="77777777" w:rsidR="00F06548" w:rsidRPr="00FB6854" w:rsidRDefault="00F06548" w:rsidP="00F06548">
            <w:pPr>
              <w:pStyle w:val="NoSpacing"/>
              <w:rPr>
                <w:ins w:id="10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0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Compares two </w:t>
              </w:r>
              <w:proofErr w:type="gram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lexicographically, ignoring case considerations.</w:t>
              </w:r>
            </w:ins>
          </w:p>
          <w:p w14:paraId="783A3E6F" w14:textId="77777777" w:rsidR="00F06548" w:rsidRPr="00FB6854" w:rsidRDefault="00F06548" w:rsidP="00F06548">
            <w:pPr>
              <w:pStyle w:val="NoSpacing"/>
              <w:rPr>
                <w:ins w:id="102"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03"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In this case, it will not consider case of a letter (it will ignore whether it is uppercase or lowercase).</w:t>
              </w:r>
            </w:ins>
          </w:p>
        </w:tc>
      </w:tr>
      <w:tr w:rsidR="00FB6854" w:rsidRPr="00FB6854" w14:paraId="3FAF504D" w14:textId="77777777" w:rsidTr="00FB6854">
        <w:trPr>
          <w:ins w:id="104"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0CB07BB" w14:textId="77777777" w:rsidR="00F06548" w:rsidRPr="00FB6854" w:rsidRDefault="00F06548" w:rsidP="00F06548">
            <w:pPr>
              <w:pStyle w:val="NoSpacing"/>
              <w:rPr>
                <w:ins w:id="10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0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"https://www.geeksforgeeks.org/java-string-tolowercase-examples/"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toLowerCase</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F43C05" w14:textId="77777777" w:rsidR="00F06548" w:rsidRPr="00FB6854" w:rsidRDefault="00F06548" w:rsidP="00F06548">
            <w:pPr>
              <w:pStyle w:val="NoSpacing"/>
              <w:rPr>
                <w:ins w:id="107"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08"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Converts all the characters in the String to lower case.</w:t>
              </w:r>
            </w:ins>
          </w:p>
        </w:tc>
      </w:tr>
      <w:tr w:rsidR="00FB6854" w:rsidRPr="00FB6854" w14:paraId="38C21C3F" w14:textId="77777777" w:rsidTr="00FB6854">
        <w:trPr>
          <w:ins w:id="109"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3A88010" w14:textId="77777777" w:rsidR="00F06548" w:rsidRPr="00FB6854" w:rsidRDefault="00F06548" w:rsidP="00F06548">
            <w:pPr>
              <w:pStyle w:val="NoSpacing"/>
              <w:rPr>
                <w:ins w:id="11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1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"https://www.geeksforgeeks.org/java-touppercase-examples/"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toUpperCase</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45BF21" w14:textId="77777777" w:rsidR="00F06548" w:rsidRPr="00FB6854" w:rsidRDefault="00F06548" w:rsidP="00F06548">
            <w:pPr>
              <w:pStyle w:val="NoSpacing"/>
              <w:rPr>
                <w:ins w:id="112"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13"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Converts all the characters in the String to upper case.</w:t>
              </w:r>
            </w:ins>
          </w:p>
        </w:tc>
      </w:tr>
      <w:tr w:rsidR="00FB6854" w:rsidRPr="00FB6854" w14:paraId="7D5C1374" w14:textId="77777777" w:rsidTr="00FB6854">
        <w:trPr>
          <w:ins w:id="114"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9C26CC4" w14:textId="77777777" w:rsidR="00F06548" w:rsidRPr="00FB6854" w:rsidRDefault="00F06548" w:rsidP="00F06548">
            <w:pPr>
              <w:pStyle w:val="NoSpacing"/>
              <w:rPr>
                <w:ins w:id="115"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16"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"https://www.geeksforgeeks.org/java-string-trim-method-example/"</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trim(</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D34072" w14:textId="77777777" w:rsidR="00F06548" w:rsidRPr="00FB6854" w:rsidRDefault="00F06548" w:rsidP="00F06548">
            <w:pPr>
              <w:pStyle w:val="NoSpacing"/>
              <w:rPr>
                <w:ins w:id="117"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18"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copy of the String, by removing whitespaces at both ends. It does not affect whitespaces in the middle.</w:t>
              </w:r>
            </w:ins>
          </w:p>
        </w:tc>
      </w:tr>
      <w:tr w:rsidR="00FB6854" w:rsidRPr="00FB6854" w14:paraId="5392E84D" w14:textId="77777777" w:rsidTr="00FB6854">
        <w:trPr>
          <w:ins w:id="119"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0633244" w14:textId="77777777" w:rsidR="00F06548" w:rsidRPr="00FB6854" w:rsidRDefault="00F06548" w:rsidP="00F06548">
            <w:pPr>
              <w:pStyle w:val="NoSpacing"/>
              <w:rPr>
                <w:ins w:id="120"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21"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"https://www.geeksforgeeks.org/java-lang-string-replace-method-java/"</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replace (char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oldChar</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char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newChar</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C457B" w14:textId="77777777" w:rsidR="00F06548" w:rsidRPr="00FB6854" w:rsidRDefault="00F06548" w:rsidP="00F06548">
            <w:pPr>
              <w:pStyle w:val="NoSpacing"/>
              <w:rPr>
                <w:ins w:id="122"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23"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new string by replacing all occurrences of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oldChar</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newChar</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08522CF2" w14:textId="77777777" w:rsidR="00F06548" w:rsidRPr="00FB6854" w:rsidRDefault="00F06548" w:rsidP="00F06548">
            <w:pPr>
              <w:pStyle w:val="NoSpacing"/>
              <w:rPr>
                <w:ins w:id="124"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25"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Note: s1 is still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feeksforfeeks</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s2 is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geeksgorgeeks</w:t>
              </w:r>
              <w:proofErr w:type="spellEnd"/>
            </w:ins>
          </w:p>
        </w:tc>
      </w:tr>
      <w:tr w:rsidR="00FB6854" w:rsidRPr="00FB6854" w14:paraId="297FBE8C" w14:textId="77777777" w:rsidTr="00FB6854">
        <w:trPr>
          <w:ins w:id="126"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E6A824" w14:textId="77777777" w:rsidR="00F06548" w:rsidRPr="00FB6854" w:rsidRDefault="00F06548" w:rsidP="00F06548">
            <w:pPr>
              <w:pStyle w:val="NoSpacing"/>
              <w:rPr>
                <w:ins w:id="127"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28"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17. 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"https://www.geeksforgeeks.org/java-string-contains-method-example/"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spellStart"/>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CharSequence</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sequence)</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D4292" w14:textId="77777777" w:rsidR="00F06548" w:rsidRPr="00FB6854" w:rsidRDefault="00F06548" w:rsidP="00F06548">
            <w:pPr>
              <w:pStyle w:val="NoSpacing"/>
              <w:rPr>
                <w:ins w:id="129"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30"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Returns true if string contains </w:t>
              </w:r>
              <w:proofErr w:type="spellStart"/>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spellEnd"/>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string.</w:t>
              </w:r>
            </w:ins>
          </w:p>
        </w:tc>
      </w:tr>
      <w:tr w:rsidR="00FB6854" w:rsidRPr="00FB6854" w14:paraId="35E2F627" w14:textId="77777777" w:rsidTr="00FB6854">
        <w:trPr>
          <w:ins w:id="131"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4BDBCBB" w14:textId="77777777" w:rsidR="00F06548" w:rsidRPr="00FB6854" w:rsidRDefault="00F06548" w:rsidP="00F06548">
            <w:pPr>
              <w:pStyle w:val="NoSpacing"/>
              <w:rPr>
                <w:ins w:id="132"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33"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"https://www.geeksforgeeks.org/java-string-tochararray-example/"</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toCharArray</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E0A6F" w14:textId="77777777" w:rsidR="00F06548" w:rsidRPr="00FB6854" w:rsidRDefault="00F06548" w:rsidP="00F06548">
            <w:pPr>
              <w:pStyle w:val="NoSpacing"/>
              <w:rPr>
                <w:ins w:id="134"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35"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Converts this String to a new character array.</w:t>
              </w:r>
            </w:ins>
          </w:p>
        </w:tc>
      </w:tr>
      <w:tr w:rsidR="00FB6854" w:rsidRPr="00FB6854" w14:paraId="469C5625" w14:textId="77777777" w:rsidTr="00FB6854">
        <w:trPr>
          <w:ins w:id="136" w:author="Rohan Pote" w:date="2025-01-27T19:07:00Z"/>
        </w:trPr>
        <w:tc>
          <w:tcPr>
            <w:tcW w:w="42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F0A07FD" w14:textId="77777777" w:rsidR="00F06548" w:rsidRPr="00FB6854" w:rsidRDefault="00F06548" w:rsidP="00F06548">
            <w:pPr>
              <w:pStyle w:val="NoSpacing"/>
              <w:rPr>
                <w:ins w:id="137"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38"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"https://www.geeksforgeeks.org/string-startswith-method-in-java-with-examples/"</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"https://www.geeksforgeeks.org/string-startswith-method-in-java-with-examples/"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startsWith</w:t>
              </w:r>
              <w:proofErr w:type="spellEnd"/>
              <w:r w:rsidRPr="00FB6854">
                <w:rPr>
                  <w:rStyle w:val="Hyperlink"/>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prefix)</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E15C3D" w14:textId="77777777" w:rsidR="00F06548" w:rsidRPr="00FB6854" w:rsidRDefault="00F06548" w:rsidP="00F06548">
            <w:pPr>
              <w:pStyle w:val="NoSpacing"/>
              <w:rPr>
                <w:ins w:id="139" w:author="Rohan Pote" w:date="2025-01-27T19:07:00Z" w16du:dateUtc="2025-01-27T13:37:00Z"/>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40" w:author="Rohan Pote" w:date="2025-01-27T19:07:00Z" w16du:dateUtc="2025-01-27T13:37:00Z">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true if string starts with this prefix.</w:t>
              </w:r>
            </w:ins>
          </w:p>
        </w:tc>
      </w:tr>
    </w:tbl>
    <w:p w14:paraId="0814D627" w14:textId="42CB2246" w:rsidR="006A6618" w:rsidRPr="00FB6854" w:rsidRDefault="006A6618" w:rsidP="00AA25F6">
      <w:pPr>
        <w:pStyle w:val="NoSpacing"/>
        <w:rPr>
          <w:ins w:id="141" w:author="Rohan Pote" w:date="2025-01-27T19:07:00Z" w16du:dateUtc="2025-01-27T13: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D62EE" w14:textId="77777777" w:rsidR="004A6659" w:rsidRPr="00FB6854" w:rsidRDefault="004A6659" w:rsidP="008C3FB3">
      <w:pPr>
        <w:rPr>
          <w:ins w:id="142"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9782" w:type="dxa"/>
        <w:tblInd w:w="-292" w:type="dxa"/>
        <w:shd w:val="clear" w:color="auto" w:fill="FFFFFF"/>
        <w:tblCellMar>
          <w:left w:w="0" w:type="dxa"/>
          <w:right w:w="0" w:type="dxa"/>
        </w:tblCellMar>
        <w:tblLook w:val="04A0" w:firstRow="1" w:lastRow="0" w:firstColumn="1" w:lastColumn="0" w:noHBand="0" w:noVBand="1"/>
      </w:tblPr>
      <w:tblGrid>
        <w:gridCol w:w="2451"/>
        <w:gridCol w:w="3078"/>
        <w:gridCol w:w="4253"/>
      </w:tblGrid>
      <w:tr w:rsidR="00FB6854" w:rsidRPr="00FB6854" w14:paraId="64925E03" w14:textId="77777777" w:rsidTr="0019659F">
        <w:trPr>
          <w:ins w:id="143"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BA983A9" w14:textId="77777777" w:rsidR="0019659F" w:rsidRPr="00FB6854" w:rsidRDefault="0019659F" w:rsidP="0019659F">
            <w:pPr>
              <w:rPr>
                <w:ins w:id="144"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45" w:author="Rohan Pote" w:date="2025-01-27T19:07:00Z" w16du:dateUtc="2025-01-27T13:37:00Z">
              <w:r w:rsidRPr="00FB6854">
                <w:rPr>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Objects</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2CC595" w14:textId="77777777" w:rsidR="0019659F" w:rsidRPr="00FB6854" w:rsidRDefault="0019659F" w:rsidP="0019659F">
            <w:pPr>
              <w:rPr>
                <w:ins w:id="146" w:author="Rohan Pote" w:date="2025-01-27T19:07:00Z" w16du:dateUtc="2025-01-27T13:37:00Z"/>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ins w:id="147" w:author="Rohan Pote" w:date="2025-01-27T19:07:00Z" w16du:dateUtc="2025-01-27T13:37:00Z">
              <w:r w:rsidRPr="00FB6854">
                <w:rPr>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StringBuffer</w:t>
              </w:r>
              <w:proofErr w:type="spellEnd"/>
              <w:r w:rsidRPr="00FB6854">
                <w:rPr>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Objects</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A4C123" w14:textId="77777777" w:rsidR="0019659F" w:rsidRPr="00FB6854" w:rsidRDefault="0019659F" w:rsidP="0019659F">
            <w:pPr>
              <w:rPr>
                <w:ins w:id="148" w:author="Rohan Pote" w:date="2025-01-27T19:07:00Z" w16du:dateUtc="2025-01-27T13:37:00Z"/>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49" w:author="Rohan Pote" w:date="2025-01-27T19:07:00Z" w16du:dateUtc="2025-01-27T13:37:00Z">
              <w:r w:rsidRPr="00FB6854">
                <w:rPr>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StringBuilder Objects</w:t>
              </w:r>
            </w:ins>
          </w:p>
        </w:tc>
      </w:tr>
      <w:tr w:rsidR="00FB6854" w:rsidRPr="00FB6854" w14:paraId="5690C516" w14:textId="77777777" w:rsidTr="0019659F">
        <w:trPr>
          <w:ins w:id="150"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2D947F" w14:textId="77777777" w:rsidR="0019659F" w:rsidRPr="00FB6854" w:rsidRDefault="0019659F" w:rsidP="0019659F">
            <w:pPr>
              <w:rPr>
                <w:ins w:id="151"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52"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Immutable</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A6AC33" w14:textId="77777777" w:rsidR="0019659F" w:rsidRPr="00FB6854" w:rsidRDefault="0019659F" w:rsidP="0019659F">
            <w:pPr>
              <w:rPr>
                <w:ins w:id="153"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54"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Mutable</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28CEC2" w14:textId="77777777" w:rsidR="0019659F" w:rsidRPr="00FB6854" w:rsidRDefault="0019659F" w:rsidP="0019659F">
            <w:pPr>
              <w:rPr>
                <w:ins w:id="155"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56"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Mutable</w:t>
              </w:r>
            </w:ins>
          </w:p>
        </w:tc>
      </w:tr>
      <w:tr w:rsidR="00FB6854" w:rsidRPr="00FB6854" w14:paraId="15CC40ED" w14:textId="77777777" w:rsidTr="0019659F">
        <w:trPr>
          <w:ins w:id="157"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51930462" w14:textId="588F765C" w:rsidR="0002749B" w:rsidRPr="00FB6854" w:rsidRDefault="00433047" w:rsidP="0019659F">
            <w:pPr>
              <w:rPr>
                <w:ins w:id="158"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59"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914ECC"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synchro</w:t>
              </w:r>
              <w:r w:rsidR="00BB7D20"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nized</w:t>
              </w:r>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because it immutable.</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01BF86C" w14:textId="4DE3148B" w:rsidR="0002749B" w:rsidRPr="00FB6854" w:rsidRDefault="006F1F15" w:rsidP="0019659F">
            <w:pPr>
              <w:rPr>
                <w:ins w:id="160"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61"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Synchronized</w:t>
              </w:r>
              <w:r w:rsidR="00EA5355"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72077"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Means that multiple threads Cannot call </w:t>
              </w:r>
              <w:r w:rsidR="0031070A"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methods </w:t>
              </w:r>
              <w:r w:rsidR="000A0955"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String Buffer Simultaneously</w:t>
              </w:r>
              <w:r w:rsidR="00BD0B8A"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C161264" w14:textId="0B2AF82E" w:rsidR="0002749B" w:rsidRPr="00FB6854" w:rsidRDefault="00BD0B8A" w:rsidP="0019659F">
            <w:pPr>
              <w:rPr>
                <w:ins w:id="162"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63"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asynchronized. This means </w:t>
              </w:r>
              <w:r w:rsidR="00E8439B"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multiple threads can call the methods </w:t>
              </w:r>
              <w:r w:rsidR="004D75F0"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String Builder Sim</w:t>
              </w:r>
              <w:r w:rsidR="00E93CA2"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ultaneously.</w:t>
              </w:r>
            </w:ins>
          </w:p>
        </w:tc>
      </w:tr>
      <w:tr w:rsidR="00FB6854" w:rsidRPr="00FB6854" w14:paraId="0A90AA7C" w14:textId="77777777" w:rsidTr="0019659F">
        <w:trPr>
          <w:ins w:id="164"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E5CA51" w14:textId="77777777" w:rsidR="0019659F" w:rsidRPr="00FB6854" w:rsidRDefault="0019659F" w:rsidP="0019659F">
            <w:pPr>
              <w:rPr>
                <w:ins w:id="165"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66"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Thread-safe</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8F396D" w14:textId="77777777" w:rsidR="0019659F" w:rsidRPr="00FB6854" w:rsidRDefault="0019659F" w:rsidP="0019659F">
            <w:pPr>
              <w:rPr>
                <w:ins w:id="167"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68"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Thread-safe</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9AE6B0" w14:textId="77777777" w:rsidR="0019659F" w:rsidRPr="00FB6854" w:rsidRDefault="0019659F" w:rsidP="0019659F">
            <w:pPr>
              <w:rPr>
                <w:ins w:id="169"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0"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thread-safe</w:t>
              </w:r>
            </w:ins>
          </w:p>
        </w:tc>
      </w:tr>
      <w:tr w:rsidR="00FB6854" w:rsidRPr="00FB6854" w14:paraId="65A547A0" w14:textId="77777777" w:rsidTr="0019659F">
        <w:trPr>
          <w:trHeight w:val="1136"/>
          <w:ins w:id="171"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E90187" w14:textId="77777777" w:rsidR="0019659F" w:rsidRPr="00FB6854" w:rsidRDefault="0019659F" w:rsidP="0019659F">
            <w:pPr>
              <w:rPr>
                <w:ins w:id="172"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3"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can be created either through string literal or through new operator</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EC97E0" w14:textId="77777777" w:rsidR="0019659F" w:rsidRPr="00FB6854" w:rsidRDefault="0019659F" w:rsidP="0019659F">
            <w:pPr>
              <w:rPr>
                <w:ins w:id="174"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5"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can be created only through new operator</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8B1B5C" w14:textId="77777777" w:rsidR="0019659F" w:rsidRPr="00FB6854" w:rsidRDefault="0019659F" w:rsidP="0019659F">
            <w:pPr>
              <w:rPr>
                <w:ins w:id="176"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7"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can be created only through new operator</w:t>
              </w:r>
            </w:ins>
          </w:p>
        </w:tc>
      </w:tr>
      <w:tr w:rsidR="00FB6854" w:rsidRPr="00FB6854" w14:paraId="23C0DB71" w14:textId="77777777" w:rsidTr="0019659F">
        <w:trPr>
          <w:ins w:id="178"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B9AF9A" w14:textId="77777777" w:rsidR="0019659F" w:rsidRPr="00FB6854" w:rsidRDefault="0019659F" w:rsidP="0019659F">
            <w:pPr>
              <w:rPr>
                <w:ins w:id="179"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0"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are stored in string constant pool as well as heap memory</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925EB1" w14:textId="77777777" w:rsidR="0019659F" w:rsidRPr="00FB6854" w:rsidRDefault="0019659F" w:rsidP="0019659F">
            <w:pPr>
              <w:rPr>
                <w:ins w:id="181"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2"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are stored in heap memory only.</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478B8A" w14:textId="77777777" w:rsidR="0019659F" w:rsidRPr="00FB6854" w:rsidRDefault="0019659F" w:rsidP="0019659F">
            <w:pPr>
              <w:rPr>
                <w:ins w:id="183"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4"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are stored in heap memory only.</w:t>
              </w:r>
            </w:ins>
          </w:p>
        </w:tc>
      </w:tr>
      <w:tr w:rsidR="00FB6854" w:rsidRPr="00FB6854" w14:paraId="23506599" w14:textId="77777777" w:rsidTr="0019659F">
        <w:trPr>
          <w:ins w:id="185" w:author="Rohan Pote" w:date="2025-01-27T19:07:00Z"/>
        </w:trPr>
        <w:tc>
          <w:tcPr>
            <w:tcW w:w="2451"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AF3B45" w14:textId="77777777" w:rsidR="0019659F" w:rsidRPr="00FB6854" w:rsidRDefault="0019659F" w:rsidP="0019659F">
            <w:pPr>
              <w:rPr>
                <w:ins w:id="186"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7"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Slower</w:t>
              </w:r>
            </w:ins>
          </w:p>
        </w:tc>
        <w:tc>
          <w:tcPr>
            <w:tcW w:w="307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58188E7" w14:textId="3D2667B0" w:rsidR="0019659F" w:rsidRPr="00FB6854" w:rsidRDefault="009B0CE5" w:rsidP="0019659F">
            <w:pPr>
              <w:rPr>
                <w:ins w:id="188"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89"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Due to </w:t>
              </w:r>
              <w:proofErr w:type="gramStart"/>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Synchron</w:t>
              </w:r>
              <w:r w:rsidR="002D13EF"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ization</w:t>
              </w:r>
              <w:proofErr w:type="gramEnd"/>
              <w:r w:rsidR="002D13EF"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lot </w:t>
              </w:r>
              <w:r w:rsidR="0019659F"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Slower</w:t>
              </w:r>
              <w:r w:rsidR="002D13EF"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than String Builder.</w:t>
              </w:r>
            </w:ins>
          </w:p>
        </w:tc>
        <w:tc>
          <w:tcPr>
            <w:tcW w:w="425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6DE0A8" w14:textId="3EDB872F" w:rsidR="0019659F" w:rsidRPr="00FB6854" w:rsidRDefault="00E70298" w:rsidP="0019659F">
            <w:pPr>
              <w:rPr>
                <w:ins w:id="190" w:author="Rohan Pote" w:date="2025-01-27T19:07:00Z" w16du:dateUtc="2025-01-27T13:37:00Z"/>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91" w:author="Rohan Pote" w:date="2025-01-27T19:07:00Z" w16du:dateUtc="2025-01-27T13:37:00Z">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Due to</w:t>
              </w:r>
              <w:r w:rsidR="00B234D0"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asynchronous there is no preliminary</w:t>
              </w:r>
              <w:r w:rsidR="00E51210"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check for multiple threads so it is </w:t>
              </w:r>
              <w:proofErr w:type="gramStart"/>
              <w:r w:rsidR="00E51210"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w:t>
              </w:r>
              <w:r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659F"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Faster</w:t>
              </w:r>
              <w:proofErr w:type="gramEnd"/>
              <w:r w:rsidR="00E51210" w:rsidRPr="00FB6854">
                <w:rPr>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35976"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 String Buffer</w:t>
              </w:r>
              <w:r w:rsidR="00E865DB"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r>
    </w:tbl>
    <w:p w14:paraId="1EF7D0A1" w14:textId="77777777" w:rsidR="009056E5" w:rsidRPr="00FB6854" w:rsidRDefault="009056E5" w:rsidP="008C3FB3">
      <w:pPr>
        <w:rPr>
          <w:ins w:id="192"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C50D1" w14:textId="77777777" w:rsidR="008F0145" w:rsidRPr="00FB6854" w:rsidRDefault="008F0145" w:rsidP="008C3FB3">
      <w:pPr>
        <w:rPr>
          <w:ins w:id="193"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F7310" w14:textId="438E9B8D" w:rsidR="008F0145" w:rsidRPr="00FB6854" w:rsidRDefault="008F0145" w:rsidP="008F0145">
      <w:pPr>
        <w:rPr>
          <w:ins w:id="194" w:author="Rohan Pote" w:date="2025-01-27T19:07:00Z" w16du:dateUtc="2025-01-27T13:37:00Z"/>
          <w:bCs/>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95" w:author="Rohan Pote" w:date="2025-01-27T19:07:00Z" w16du:dateUtc="2025-01-27T13:37:00Z">
        <w:r w:rsidRPr="00FB6854">
          <w:rPr>
            <w:bCs/>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StringBuilder &amp; </w:t>
        </w:r>
        <w:proofErr w:type="spellStart"/>
        <w:r w:rsidRPr="00FB6854">
          <w:rPr>
            <w:bCs/>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StringBuffer</w:t>
        </w:r>
        <w:proofErr w:type="spellEnd"/>
        <w:r w:rsidRPr="00FB6854">
          <w:rPr>
            <w:bCs/>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B6854">
          <w:rPr>
            <w:bCs/>
            <w:color w:val="000000" w:themeColor="text1"/>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Functions:-</w:t>
        </w:r>
        <w:proofErr w:type="gramEnd"/>
      </w:ins>
    </w:p>
    <w:tbl>
      <w:tblPr>
        <w:tblW w:w="0" w:type="auto"/>
        <w:shd w:val="clear" w:color="auto" w:fill="FFFFFF"/>
        <w:tblCellMar>
          <w:left w:w="0" w:type="dxa"/>
          <w:right w:w="0" w:type="dxa"/>
        </w:tblCellMar>
        <w:tblLook w:val="04A0" w:firstRow="1" w:lastRow="0" w:firstColumn="1" w:lastColumn="0" w:noHBand="0" w:noVBand="1"/>
      </w:tblPr>
      <w:tblGrid>
        <w:gridCol w:w="2388"/>
        <w:gridCol w:w="3798"/>
        <w:gridCol w:w="2834"/>
      </w:tblGrid>
      <w:tr w:rsidR="00FB6854" w:rsidRPr="00FB6854" w14:paraId="3B1B3E0B" w14:textId="77777777" w:rsidTr="008F0145">
        <w:trPr>
          <w:ins w:id="196"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8DDABF" w14:textId="77777777" w:rsidR="008F0145" w:rsidRPr="00FB6854" w:rsidRDefault="008F0145" w:rsidP="008F0145">
            <w:pPr>
              <w:rPr>
                <w:ins w:id="197"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98"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"https://www.geeksforgeeks.org/stringbuilder-append-method-in-java-with-examples/"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0D9220" w14:textId="77777777" w:rsidR="008F0145" w:rsidRPr="00FB6854" w:rsidRDefault="008F0145" w:rsidP="008F0145">
            <w:pPr>
              <w:rPr>
                <w:ins w:id="199"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00"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Appends the specified string to the end of the StringBuilder.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ABAD12" w14:textId="77777777" w:rsidR="008F0145" w:rsidRPr="00FB6854" w:rsidRDefault="008F0145" w:rsidP="008F0145">
            <w:pPr>
              <w:rPr>
                <w:ins w:id="20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02"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sb.append</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("Geeks");</w:t>
              </w:r>
            </w:ins>
          </w:p>
        </w:tc>
      </w:tr>
      <w:tr w:rsidR="00FB6854" w:rsidRPr="00FB6854" w14:paraId="44426D2B" w14:textId="77777777" w:rsidTr="008F0145">
        <w:trPr>
          <w:ins w:id="203"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27EFCF" w14:textId="77777777" w:rsidR="008F0145" w:rsidRPr="00FB6854" w:rsidRDefault="008F0145" w:rsidP="008F0145">
            <w:pPr>
              <w:rPr>
                <w:ins w:id="204"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205"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w:t>
              </w:r>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offset, String)</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279A6F" w14:textId="77777777" w:rsidR="008F0145" w:rsidRPr="00FB6854" w:rsidRDefault="008F0145" w:rsidP="008F0145">
            <w:pPr>
              <w:rPr>
                <w:ins w:id="206"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07"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Inserts the specified string at the given position in the StringBuilder.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5C840B" w14:textId="77777777" w:rsidR="008F0145" w:rsidRPr="00FB6854" w:rsidRDefault="008F0145" w:rsidP="008F0145">
            <w:pPr>
              <w:rPr>
                <w:ins w:id="208"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09"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sb.insert</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 Geeks");</w:t>
              </w:r>
            </w:ins>
          </w:p>
        </w:tc>
      </w:tr>
      <w:tr w:rsidR="00FB6854" w:rsidRPr="00FB6854" w14:paraId="3F051A92" w14:textId="77777777" w:rsidTr="008F0145">
        <w:trPr>
          <w:ins w:id="210"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62D5ED" w14:textId="77777777" w:rsidR="008F0145" w:rsidRPr="00FB6854" w:rsidRDefault="008F0145" w:rsidP="008F0145">
            <w:pPr>
              <w:rPr>
                <w:ins w:id="21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12"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"https://www.geeksforgeeks.org/stringbuilder-replace-in-java-with-examples/"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replace(</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start, int end, String)</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B5ADA1" w14:textId="77777777" w:rsidR="008F0145" w:rsidRPr="00FB6854" w:rsidRDefault="008F0145" w:rsidP="008F0145">
            <w:pPr>
              <w:rPr>
                <w:ins w:id="213"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14"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Replaces characters in a substring with the specified string.</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D2CCBB" w14:textId="77777777" w:rsidR="008F0145" w:rsidRPr="00FB6854" w:rsidRDefault="008F0145" w:rsidP="008F0145">
            <w:pPr>
              <w:rPr>
                <w:ins w:id="215"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16"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sb.replace</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11, "Geeks");</w:t>
              </w:r>
            </w:ins>
          </w:p>
        </w:tc>
      </w:tr>
      <w:tr w:rsidR="00FB6854" w:rsidRPr="00FB6854" w14:paraId="2B44EA69" w14:textId="77777777" w:rsidTr="008F0145">
        <w:trPr>
          <w:ins w:id="217"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91799" w14:textId="77777777" w:rsidR="008F0145" w:rsidRPr="00FB6854" w:rsidRDefault="008F0145" w:rsidP="008F0145">
            <w:pPr>
              <w:rPr>
                <w:ins w:id="218"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19"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"https://www.geeksforgeeks.org/stringbuilder-delete-in-java-with-examples/"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start, int end)</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6B2A24" w14:textId="77777777" w:rsidR="008F0145" w:rsidRPr="00FB6854" w:rsidRDefault="008F0145" w:rsidP="008F0145">
            <w:pPr>
              <w:rPr>
                <w:ins w:id="220"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21"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Removes characters in the specified range.</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C6D95" w14:textId="77777777" w:rsidR="008F0145" w:rsidRPr="00FB6854" w:rsidRDefault="008F0145" w:rsidP="008F0145">
            <w:pPr>
              <w:rPr>
                <w:ins w:id="222"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23"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sb.delete</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11);</w:t>
              </w:r>
            </w:ins>
          </w:p>
        </w:tc>
      </w:tr>
      <w:tr w:rsidR="00FB6854" w:rsidRPr="00FB6854" w14:paraId="79B674B3" w14:textId="77777777" w:rsidTr="008F0145">
        <w:trPr>
          <w:ins w:id="224"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E18C99" w14:textId="77777777" w:rsidR="008F0145" w:rsidRPr="00FB6854" w:rsidRDefault="008F0145" w:rsidP="008F0145">
            <w:pPr>
              <w:rPr>
                <w:ins w:id="225"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26"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"https://www.geeksforgeeks.org/stringbuilder-reverse-in-java-with-examples/"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DB83E1" w14:textId="77777777" w:rsidR="008F0145" w:rsidRPr="00FB6854" w:rsidRDefault="008F0145" w:rsidP="008F0145">
            <w:pPr>
              <w:rPr>
                <w:ins w:id="227"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28"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Reverses the sequence of characters in the StringBuilder.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F0E5B" w14:textId="77777777" w:rsidR="008F0145" w:rsidRPr="00FB6854" w:rsidRDefault="008F0145" w:rsidP="008F0145">
            <w:pPr>
              <w:rPr>
                <w:ins w:id="229"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30"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sb.reverse</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r>
      <w:tr w:rsidR="00FB6854" w:rsidRPr="00FB6854" w14:paraId="525026A8" w14:textId="77777777" w:rsidTr="008F0145">
        <w:trPr>
          <w:ins w:id="231"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A7E758" w14:textId="77777777" w:rsidR="008F0145" w:rsidRPr="00FB6854" w:rsidRDefault="008F0145" w:rsidP="008F0145">
            <w:pPr>
              <w:rPr>
                <w:ins w:id="232"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33"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"https://www.geeksforgeeks.org/stringbuilder-capacity-in-java-with-examples/"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capacity(</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62FF99" w14:textId="77777777" w:rsidR="008F0145" w:rsidRPr="00FB6854" w:rsidRDefault="008F0145" w:rsidP="008F0145">
            <w:pPr>
              <w:rPr>
                <w:ins w:id="234"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35"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current capacity of the StringBuilder.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F46841" w14:textId="77777777" w:rsidR="008F0145" w:rsidRPr="00FB6854" w:rsidRDefault="008F0145" w:rsidP="008F0145">
            <w:pPr>
              <w:rPr>
                <w:ins w:id="236"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37"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cap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sb.capacity</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r>
      <w:tr w:rsidR="00FB6854" w:rsidRPr="00FB6854" w14:paraId="129C36B5" w14:textId="77777777" w:rsidTr="008F0145">
        <w:trPr>
          <w:ins w:id="238"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E7D8D7" w14:textId="77777777" w:rsidR="008F0145" w:rsidRPr="00FB6854" w:rsidRDefault="008F0145" w:rsidP="008F0145">
            <w:pPr>
              <w:rPr>
                <w:ins w:id="239"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40"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"https://www.geeksforgeeks.org/stringbuilder-length-in-java-with-examples/"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7699D4" w14:textId="77777777" w:rsidR="008F0145" w:rsidRPr="00FB6854" w:rsidRDefault="008F0145" w:rsidP="008F0145">
            <w:pPr>
              <w:rPr>
                <w:ins w:id="24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42"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number of characters in the StringBuilder.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F83F2C" w14:textId="77777777" w:rsidR="008F0145" w:rsidRPr="00FB6854" w:rsidRDefault="008F0145" w:rsidP="008F0145">
            <w:pPr>
              <w:rPr>
                <w:ins w:id="243"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44"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w:t>
              </w:r>
              <w:proofErr w:type="spell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sb.length</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r>
      <w:tr w:rsidR="00FB6854" w:rsidRPr="00FB6854" w14:paraId="1B6441A0" w14:textId="77777777" w:rsidTr="008F0145">
        <w:trPr>
          <w:ins w:id="245"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EB6851" w14:textId="77777777" w:rsidR="008F0145" w:rsidRPr="00FB6854" w:rsidRDefault="008F0145" w:rsidP="008F0145">
            <w:pPr>
              <w:rPr>
                <w:ins w:id="246"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47"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"https://www.geeksforgeeks.org/stringbuilder-charat-in-java-with-examples/"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charAt</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0DA57F" w14:textId="77777777" w:rsidR="008F0145" w:rsidRPr="00FB6854" w:rsidRDefault="008F0145" w:rsidP="008F0145">
            <w:pPr>
              <w:rPr>
                <w:ins w:id="248"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49"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character at the specified index.</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92CA35" w14:textId="77777777" w:rsidR="008F0145" w:rsidRPr="00FB6854" w:rsidRDefault="008F0145" w:rsidP="008F0145">
            <w:pPr>
              <w:rPr>
                <w:ins w:id="250"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51"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char </w:t>
              </w:r>
              <w:proofErr w:type="spell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proofErr w:type="spell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sb.charAt</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ins>
          </w:p>
        </w:tc>
      </w:tr>
      <w:tr w:rsidR="00FB6854" w:rsidRPr="00FB6854" w14:paraId="55B49AAC" w14:textId="77777777" w:rsidTr="008F0145">
        <w:trPr>
          <w:ins w:id="252"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366007" w14:textId="77777777" w:rsidR="008F0145" w:rsidRPr="00FB6854" w:rsidRDefault="008F0145" w:rsidP="008F0145">
            <w:pPr>
              <w:rPr>
                <w:ins w:id="253"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54"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"https://www.geeksforgeeks.org/stringbuilder-setcharat-in-java-with-examples/"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setCharAt</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 char)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0EE2A1" w14:textId="77777777" w:rsidR="008F0145" w:rsidRPr="00FB6854" w:rsidRDefault="008F0145" w:rsidP="008F0145">
            <w:pPr>
              <w:rPr>
                <w:ins w:id="255"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56"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Replaces the character at the specified position with a new character.</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91E84" w14:textId="77777777" w:rsidR="008F0145" w:rsidRPr="00FB6854" w:rsidRDefault="008F0145" w:rsidP="008F0145">
            <w:pPr>
              <w:rPr>
                <w:ins w:id="257"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58"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sb.setCharAt</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'G');</w:t>
              </w:r>
            </w:ins>
          </w:p>
        </w:tc>
      </w:tr>
      <w:tr w:rsidR="00FB6854" w:rsidRPr="00FB6854" w14:paraId="288DD96B" w14:textId="77777777" w:rsidTr="008F0145">
        <w:trPr>
          <w:ins w:id="259"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9EA7D5" w14:textId="77777777" w:rsidR="008F0145" w:rsidRPr="00FB6854" w:rsidRDefault="008F0145" w:rsidP="008F0145">
            <w:pPr>
              <w:rPr>
                <w:ins w:id="260"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61"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"https://www.geeksforgeeks.org/stringbuilder-substring-method-in-java-with-examples/"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substring(</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start, int end)</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9946B5" w14:textId="77777777" w:rsidR="008F0145" w:rsidRPr="00FB6854" w:rsidRDefault="008F0145" w:rsidP="008F0145">
            <w:pPr>
              <w:rPr>
                <w:ins w:id="262"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63"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a new String that contains characters from the specified range.</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3A6DAA" w14:textId="77777777" w:rsidR="008F0145" w:rsidRPr="00FB6854" w:rsidRDefault="008F0145" w:rsidP="008F0145">
            <w:pPr>
              <w:rPr>
                <w:ins w:id="264"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65"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sub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sb.substring</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5);</w:t>
              </w:r>
            </w:ins>
          </w:p>
        </w:tc>
      </w:tr>
      <w:tr w:rsidR="00FB6854" w:rsidRPr="00FB6854" w14:paraId="6D2CA825" w14:textId="77777777" w:rsidTr="008F0145">
        <w:trPr>
          <w:ins w:id="266"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DA9C5C" w14:textId="77777777" w:rsidR="008F0145" w:rsidRPr="00FB6854" w:rsidRDefault="008F0145" w:rsidP="008F0145">
            <w:pPr>
              <w:rPr>
                <w:ins w:id="267"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68"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"https://www.geeksforgeeks.org/stringbuilder-ensurecapacity-in-java-with-examples/"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ensureCapacity</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minimum)</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AD61FF" w14:textId="77777777" w:rsidR="008F0145" w:rsidRPr="00FB6854" w:rsidRDefault="008F0145" w:rsidP="008F0145">
            <w:pPr>
              <w:rPr>
                <w:ins w:id="269"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70"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Ensures the capacity of the StringBuilder is at least equal to the specified minimum.</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952EAE" w14:textId="77777777" w:rsidR="008F0145" w:rsidRPr="00FB6854" w:rsidRDefault="008F0145" w:rsidP="008F0145">
            <w:pPr>
              <w:rPr>
                <w:ins w:id="27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72"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sb.ensureCapacity</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ins>
          </w:p>
        </w:tc>
      </w:tr>
      <w:tr w:rsidR="00FB6854" w:rsidRPr="00FB6854" w14:paraId="76C5B02E" w14:textId="77777777" w:rsidTr="008F0145">
        <w:trPr>
          <w:ins w:id="273"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3B7299" w14:textId="77777777" w:rsidR="008F0145" w:rsidRPr="00FB6854" w:rsidRDefault="008F0145" w:rsidP="008F0145">
            <w:pPr>
              <w:rPr>
                <w:ins w:id="274"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75"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"https://www.geeksforgeeks.org/stringbuilder-deletecharat-in-java-with-examples/"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deleteCharAt</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A84BCC" w14:textId="77777777" w:rsidR="008F0145" w:rsidRPr="00FB6854" w:rsidRDefault="008F0145" w:rsidP="008F0145">
            <w:pPr>
              <w:rPr>
                <w:ins w:id="276"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77"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Removes the character at the specified position.</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70A062" w14:textId="77777777" w:rsidR="008F0145" w:rsidRPr="00FB6854" w:rsidRDefault="008F0145" w:rsidP="008F0145">
            <w:pPr>
              <w:rPr>
                <w:ins w:id="278"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279"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sb.deleteCharAt</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ins>
          </w:p>
        </w:tc>
      </w:tr>
      <w:tr w:rsidR="00FB6854" w:rsidRPr="00FB6854" w14:paraId="720BD229" w14:textId="77777777" w:rsidTr="008F0145">
        <w:trPr>
          <w:ins w:id="280"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04DA16" w14:textId="77777777" w:rsidR="008F0145" w:rsidRPr="00FB6854" w:rsidRDefault="008F0145" w:rsidP="008F0145">
            <w:pPr>
              <w:rPr>
                <w:ins w:id="28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82"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"https://www.geeksforgeeks.org/java-string-indexof/"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indexOf</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2F3DC1" w14:textId="77777777" w:rsidR="008F0145" w:rsidRPr="00FB6854" w:rsidRDefault="008F0145" w:rsidP="008F0145">
            <w:pPr>
              <w:rPr>
                <w:ins w:id="283"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84"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index of the first occurrence of the specified string.</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61050F" w14:textId="77777777" w:rsidR="008F0145" w:rsidRPr="00FB6854" w:rsidRDefault="008F0145" w:rsidP="008F0145">
            <w:pPr>
              <w:rPr>
                <w:ins w:id="285"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86"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idx</w:t>
              </w:r>
              <w:proofErr w:type="spell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sb.indexOf</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("Geeks");</w:t>
              </w:r>
            </w:ins>
          </w:p>
        </w:tc>
      </w:tr>
      <w:tr w:rsidR="00FB6854" w:rsidRPr="00FB6854" w14:paraId="0F43764C" w14:textId="77777777" w:rsidTr="008F0145">
        <w:trPr>
          <w:ins w:id="287"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8A5432" w14:textId="77777777" w:rsidR="008F0145" w:rsidRPr="00FB6854" w:rsidRDefault="008F0145" w:rsidP="008F0145">
            <w:pPr>
              <w:rPr>
                <w:ins w:id="288"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89"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"https://www.geeksforgeeks.org/stringbuilder-lastindexof-method-in-java-with-examples/"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lastIndexOf</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CCF22F" w14:textId="77777777" w:rsidR="008F0145" w:rsidRPr="00FB6854" w:rsidRDefault="008F0145" w:rsidP="008F0145">
            <w:pPr>
              <w:rPr>
                <w:ins w:id="290"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91"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 the index of the last occurrence of the specified string.</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73BDC1" w14:textId="77777777" w:rsidR="008F0145" w:rsidRPr="00FB6854" w:rsidRDefault="008F0145" w:rsidP="008F0145">
            <w:pPr>
              <w:rPr>
                <w:ins w:id="292"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93"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idx</w:t>
              </w:r>
              <w:proofErr w:type="spell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sb.lastIndexOf</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("Geeks");</w:t>
              </w:r>
            </w:ins>
          </w:p>
        </w:tc>
      </w:tr>
      <w:tr w:rsidR="00FB6854" w:rsidRPr="00FB6854" w14:paraId="7A18820F" w14:textId="77777777" w:rsidTr="008F0145">
        <w:trPr>
          <w:ins w:id="294" w:author="Rohan Pote" w:date="2025-01-27T19:07:00Z"/>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1E0BA4" w14:textId="77777777" w:rsidR="008F0145" w:rsidRPr="00FB6854" w:rsidRDefault="008F0145" w:rsidP="008F0145">
            <w:pPr>
              <w:rPr>
                <w:ins w:id="295"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96" w:author="Rohan Pote" w:date="2025-01-27T19:07:00Z" w16du:dateUtc="2025-01-27T13:37:00Z">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 "https://www.geeksforgeeks.org/stringbuilder-tostring-method-in-java-with-examples/" \t "_blank"</w:instrTex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roofErr w:type="spellStart"/>
              <w:proofErr w:type="gramStart"/>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rStyle w:val="Hyperlink"/>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B157BC" w14:textId="77777777" w:rsidR="008F0145" w:rsidRPr="00FB6854" w:rsidRDefault="008F0145" w:rsidP="008F0145">
            <w:pPr>
              <w:rPr>
                <w:ins w:id="297"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98"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Converts the StringBuilder object to a String.</w:t>
              </w:r>
            </w:ins>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7FBA3C" w14:textId="77777777" w:rsidR="008F0145" w:rsidRPr="00FB6854" w:rsidRDefault="008F0145" w:rsidP="008F0145">
            <w:pPr>
              <w:rPr>
                <w:ins w:id="299"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00"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result = </w:t>
              </w:r>
              <w:proofErr w:type="spellStart"/>
              <w:proofErr w:type="gramStart"/>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sb.toString</w:t>
              </w:r>
              <w:proofErr w:type="spellEnd"/>
              <w:proofErr w:type="gramEnd"/>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tc>
      </w:tr>
    </w:tbl>
    <w:p w14:paraId="26478D28" w14:textId="77777777" w:rsidR="008F0145" w:rsidRPr="00FB6854" w:rsidRDefault="008F0145" w:rsidP="008F0145">
      <w:pPr>
        <w:rPr>
          <w:ins w:id="301" w:author="Rohan Pote" w:date="2025-01-27T19:07:00Z" w16du:dateUtc="2025-01-27T13:37:00Z"/>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02" w:author="Rohan Pote" w:date="2025-01-27T19:07:00Z" w16du:dateUtc="2025-01-27T13:37:00Z">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buffer creates an empty constructor with an initial capacity. </w:t>
        </w:r>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Characters</w:t>
        </w:r>
      </w:ins>
    </w:p>
    <w:p w14:paraId="5F256FD8" w14:textId="4FB10FAE" w:rsidR="001407D1" w:rsidRPr="00FB6854" w:rsidRDefault="001407D1" w:rsidP="00B12F97">
      <w:pPr>
        <w:rPr>
          <w:ins w:id="303"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40DAD" w14:textId="09C1EB47" w:rsidR="00384247" w:rsidRPr="00FB6854" w:rsidRDefault="00140C45" w:rsidP="00DE1304">
      <w:pPr>
        <w:pStyle w:val="NoSpacing"/>
        <w:rPr>
          <w:ins w:id="304" w:author="Rohan Pote" w:date="2025-01-27T19:07:00Z" w16du:dateUtc="2025-01-27T13:37:00Z"/>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05" w:author="Rohan Pote" w:date="2025-01-27T19:07:00Z" w16du:dateUtc="2025-01-27T13:37:00Z">
        <w:r w:rsidRPr="00FB6854">
          <w:rPr>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Compare- </w:t>
        </w:r>
      </w:ins>
    </w:p>
    <w:p w14:paraId="41878046" w14:textId="71B6CEC9" w:rsidR="00475BC4" w:rsidRPr="00FB6854" w:rsidRDefault="0014141A" w:rsidP="00DE1304">
      <w:pPr>
        <w:pStyle w:val="NoSpacing"/>
        <w:rPr>
          <w:ins w:id="306"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07"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w:t>
        </w:r>
        <w:r w:rsidR="00C335E8"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C335E8"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656BD"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roofErr w:type="spellEnd"/>
        <w:r w:rsidR="000C747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C335E8"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F656BD"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quals(</w:t>
        </w:r>
        <w:proofErr w:type="gramEnd"/>
        <w:r w:rsidR="00F656BD"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 is override for String Compare</w:t>
        </w:r>
      </w:ins>
    </w:p>
    <w:p w14:paraId="70476A37" w14:textId="0AA3305A" w:rsidR="00DE1304" w:rsidRPr="00FB6854" w:rsidRDefault="008A584E" w:rsidP="007D1C7D">
      <w:pPr>
        <w:rPr>
          <w:ins w:id="308"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ins w:id="309"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Object.equals</w:t>
        </w:r>
        <w:proofErr w:type="spellEnd"/>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4463E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Compares 2 Objects of Object Class.</w:t>
        </w:r>
      </w:ins>
    </w:p>
    <w:p w14:paraId="11AAE832" w14:textId="33016B53" w:rsidR="00BB5733" w:rsidRPr="00FB6854" w:rsidRDefault="00BB5733" w:rsidP="00FB5B5C">
      <w:pPr>
        <w:pStyle w:val="NoSpacing"/>
        <w:rPr>
          <w:ins w:id="310"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1"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w:t>
        </w:r>
      </w:ins>
    </w:p>
    <w:p w14:paraId="1D40F8E5" w14:textId="6BFE96FB" w:rsidR="00BB5733" w:rsidRPr="00FB6854" w:rsidRDefault="00BB5733" w:rsidP="00FB5B5C">
      <w:pPr>
        <w:pStyle w:val="NoSpacing"/>
        <w:rPr>
          <w:ins w:id="312"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3"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00BC7370"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 “Java”;</w:t>
        </w:r>
      </w:ins>
    </w:p>
    <w:p w14:paraId="28C1FE79" w14:textId="5176EC0C" w:rsidR="00BC7370" w:rsidRPr="00FB6854" w:rsidRDefault="00BC7370" w:rsidP="00FB5B5C">
      <w:pPr>
        <w:pStyle w:val="NoSpacing"/>
        <w:rPr>
          <w:ins w:id="314"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5"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S1= </w:t>
        </w:r>
        <w:r w:rsidR="00F749F9"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String(</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00F749F9"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75049"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4D8970BF" w14:textId="1EAD1B0F" w:rsidR="005A6E19" w:rsidRPr="00FB6854" w:rsidRDefault="005A6E19" w:rsidP="00FB5B5C">
      <w:pPr>
        <w:pStyle w:val="NoSpacing"/>
        <w:rPr>
          <w:ins w:id="316"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7"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S2 = “Java”;</w:t>
        </w:r>
      </w:ins>
    </w:p>
    <w:p w14:paraId="33C49756" w14:textId="6B261CE2" w:rsidR="005A6E19" w:rsidRPr="00FB6854" w:rsidRDefault="005A6E19" w:rsidP="00FB5B5C">
      <w:pPr>
        <w:pStyle w:val="NoSpacing"/>
        <w:rPr>
          <w:ins w:id="318"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19"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S3 = </w:t>
        </w:r>
        <w:r w:rsidR="00C648D0"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ins>
    </w:p>
    <w:p w14:paraId="2409E0F7" w14:textId="20E6636E" w:rsidR="003624D1" w:rsidRPr="00FB6854" w:rsidRDefault="003624D1" w:rsidP="00FB5B5C">
      <w:pPr>
        <w:pStyle w:val="NoSpacing"/>
        <w:rPr>
          <w:ins w:id="320"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21"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S4 = new </w:t>
        </w:r>
        <w:r w:rsidR="001C695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String(“Java”</w:t>
        </w:r>
        <w:proofErr w:type="gramStart"/>
        <w:r w:rsidR="001C695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w:t>
        </w:r>
        <w:proofErr w:type="gramEnd"/>
        <w:r w:rsidR="001C695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6632BB0F" w14:textId="77777777" w:rsidR="00FB5B5C" w:rsidRPr="00FB6854" w:rsidRDefault="00FB5B5C" w:rsidP="00FB5B5C">
      <w:pPr>
        <w:pStyle w:val="NoSpacing"/>
        <w:rPr>
          <w:ins w:id="322"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AFF48" w14:textId="1F5C735F" w:rsidR="00475BC4" w:rsidRPr="00FB6854" w:rsidRDefault="00475BC4" w:rsidP="004217E4">
      <w:pPr>
        <w:pStyle w:val="NoSpacing"/>
        <w:rPr>
          <w:ins w:id="323"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24"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 ways to compare-</w:t>
        </w:r>
        <w:r w:rsidR="005A65DF"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5DF"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00E40CCF"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5A65DF"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Boolean Values)</w:t>
        </w:r>
      </w:ins>
    </w:p>
    <w:p w14:paraId="160B6C34" w14:textId="5AED6A9D" w:rsidR="00A93792" w:rsidRPr="00FB6854" w:rsidRDefault="003A0E4F" w:rsidP="004217E4">
      <w:pPr>
        <w:pStyle w:val="NoSpacing"/>
        <w:rPr>
          <w:ins w:id="325"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26"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37297"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Checks Contents for comparison) </w:t>
        </w:r>
      </w:ins>
    </w:p>
    <w:p w14:paraId="6782C53F" w14:textId="320541C5" w:rsidR="008A561F" w:rsidRPr="00FB6854" w:rsidRDefault="008E3DE7" w:rsidP="004217E4">
      <w:pPr>
        <w:pStyle w:val="NoSpacing"/>
        <w:rPr>
          <w:ins w:id="327"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ins w:id="328"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String.equals</w:t>
        </w:r>
        <w:proofErr w:type="spell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561F"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561F"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Compares 2 </w:t>
        </w:r>
        <w:r w:rsidR="00C654BC"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of String Class.</w:t>
        </w:r>
      </w:ins>
    </w:p>
    <w:p w14:paraId="1CE1BDB8" w14:textId="77777777" w:rsidR="00F65FE7" w:rsidRPr="00FB6854" w:rsidRDefault="006E1332" w:rsidP="00F65FE7">
      <w:pPr>
        <w:pStyle w:val="NoSpacing"/>
        <w:rPr>
          <w:ins w:id="329" w:author="Rohan Pote" w:date="2025-01-27T19:07:00Z" w16du:dateUtc="2025-01-27T13:37:00Z"/>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30" w:author="Rohan Pote" w:date="2025-01-27T19:07:00Z" w16du:dateUtc="2025-01-27T13:37:00Z">
        <w:r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ins>
    </w:p>
    <w:p w14:paraId="2DD42F9B" w14:textId="4C7418A1" w:rsidR="006E1332" w:rsidRPr="00FB6854" w:rsidRDefault="001F78EC" w:rsidP="00F65FE7">
      <w:pPr>
        <w:pStyle w:val="NoSpacing"/>
        <w:rPr>
          <w:ins w:id="331" w:author="Rohan Pote" w:date="2025-01-27T19:07:00Z" w16du:dateUtc="2025-01-27T13:37:00Z"/>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332"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S.equals</w:t>
        </w:r>
        <w:proofErr w:type="spellEnd"/>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r w:rsidR="004F1F5C"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1F5C"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4F1F5C"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ins>
    </w:p>
    <w:p w14:paraId="7DC496EB" w14:textId="4227AE56" w:rsidR="004F1F5C" w:rsidRPr="00FB6854" w:rsidRDefault="00565F12" w:rsidP="004F1F5C">
      <w:pPr>
        <w:pStyle w:val="NoSpacing"/>
        <w:rPr>
          <w:ins w:id="333"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334"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S.equals</w:t>
        </w:r>
        <w:proofErr w:type="spellEnd"/>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(S3); </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ins>
    </w:p>
    <w:p w14:paraId="0FC40F5C" w14:textId="54C64C91" w:rsidR="00907C4F" w:rsidRPr="00FB6854" w:rsidRDefault="00907C4F" w:rsidP="004F1F5C">
      <w:pPr>
        <w:pStyle w:val="NoSpacing"/>
        <w:rPr>
          <w:ins w:id="335"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36"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Start"/>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1.equals</w:t>
        </w:r>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6AD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S2</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6AD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6AD3"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F15D7C"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ins>
    </w:p>
    <w:p w14:paraId="5CAA161E" w14:textId="77777777" w:rsidR="00236321" w:rsidRPr="00FB6854" w:rsidRDefault="00236321" w:rsidP="004F1F5C">
      <w:pPr>
        <w:pStyle w:val="NoSpacing"/>
        <w:rPr>
          <w:ins w:id="337"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76A9C" w14:textId="5FDABADA" w:rsidR="00236321" w:rsidRPr="00FB6854" w:rsidRDefault="00236321" w:rsidP="004F1F5C">
      <w:pPr>
        <w:pStyle w:val="NoSpacing"/>
        <w:rPr>
          <w:ins w:id="338"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339"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equalsIgnoreTo</w:t>
        </w:r>
        <w:proofErr w:type="spellEnd"/>
        <w:proofErr w:type="gramEnd"/>
        <w:r w:rsidR="00937297"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46FE"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46F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46FE"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Checks Contents ignores Case is upper or lower)</w:t>
        </w:r>
      </w:ins>
    </w:p>
    <w:p w14:paraId="350B940A" w14:textId="7F3BA456" w:rsidR="005A65DF" w:rsidRPr="00FB6854" w:rsidRDefault="0063617D" w:rsidP="004F1F5C">
      <w:pPr>
        <w:pStyle w:val="NoSpacing"/>
        <w:rPr>
          <w:ins w:id="340"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ins w:id="341"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S.equalsIgnoreTo</w:t>
        </w:r>
        <w:proofErr w:type="spellEnd"/>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(S3);</w:t>
        </w:r>
        <w:r w:rsidR="00644A11"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4A11"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644A11"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ins>
    </w:p>
    <w:p w14:paraId="2A43212F" w14:textId="77777777" w:rsidR="006E1332" w:rsidRPr="00FB6854" w:rsidRDefault="006E1332" w:rsidP="007D1C7D">
      <w:pPr>
        <w:rPr>
          <w:ins w:id="342"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36FA0" w14:textId="0081126E" w:rsidR="000061D6" w:rsidRPr="00FB6854" w:rsidRDefault="00671D81" w:rsidP="0000230C">
      <w:pPr>
        <w:pStyle w:val="NoSpacing"/>
        <w:rPr>
          <w:ins w:id="343"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44"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Operator </w:t>
        </w:r>
        <w:proofErr w:type="gramStart"/>
        <w:r w:rsidR="00AC6481"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C6481"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50751"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A50751"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Checks references/ addresses)</w:t>
        </w:r>
      </w:ins>
    </w:p>
    <w:p w14:paraId="6D8E6B1D" w14:textId="1CB6A268" w:rsidR="00B149ED" w:rsidRPr="00FB6854" w:rsidRDefault="00B149ED" w:rsidP="0000230C">
      <w:pPr>
        <w:pStyle w:val="NoSpacing"/>
        <w:rPr>
          <w:ins w:id="345" w:author="Rohan Pote" w:date="2025-01-27T19:07:00Z" w16du:dateUtc="2025-01-27T13:37:00Z"/>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46" w:author="Rohan Pote" w:date="2025-01-27T19:07:00Z" w16du:dateUtc="2025-01-27T13:37:00Z">
        <w:r w:rsidRPr="00FB6854">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ins>
    </w:p>
    <w:p w14:paraId="6AA4B96F" w14:textId="5795405C" w:rsidR="00B149ED" w:rsidRPr="00FB6854" w:rsidRDefault="0046165A" w:rsidP="0000230C">
      <w:pPr>
        <w:pStyle w:val="NoSpacing"/>
        <w:rPr>
          <w:ins w:id="347"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48"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proofErr w:type="gramStart"/>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w:t>
        </w:r>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72357"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2357"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C72357"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ins>
    </w:p>
    <w:p w14:paraId="1FF769E3" w14:textId="6A07E695" w:rsidR="00C72357" w:rsidRPr="00FB6854" w:rsidRDefault="00C72357" w:rsidP="0000230C">
      <w:pPr>
        <w:pStyle w:val="NoSpacing"/>
        <w:rPr>
          <w:ins w:id="349"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50"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 S2) </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ins>
    </w:p>
    <w:p w14:paraId="743C4058" w14:textId="0E2B3C1F" w:rsidR="00E90C40" w:rsidRPr="00FB6854" w:rsidRDefault="00E90C40" w:rsidP="0000230C">
      <w:pPr>
        <w:pStyle w:val="NoSpacing"/>
        <w:rPr>
          <w:ins w:id="351"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52"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(S1 == S</w:t>
        </w:r>
        <w:r w:rsidR="00F249B8"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249B8"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49B8"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F249B8"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ins>
    </w:p>
    <w:p w14:paraId="42DD4171" w14:textId="54AF9024" w:rsidR="00B837AF" w:rsidRPr="00FB6854" w:rsidRDefault="00B837AF" w:rsidP="0000230C">
      <w:pPr>
        <w:pStyle w:val="NoSpacing"/>
        <w:rPr>
          <w:ins w:id="353" w:author="Rohan Pote" w:date="2025-01-27T19:07:00Z" w16du:dateUtc="2025-01-27T13:37:00Z"/>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54" w:author="Rohan Pote" w:date="2025-01-27T19:07:00Z" w16du:dateUtc="2025-01-27T13:37:00Z">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proofErr w:type="gramStart"/>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w:t>
        </w:r>
        <w:proofErr w:type="gramEnd"/>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ins>
    </w:p>
    <w:p w14:paraId="3DFA9DE6" w14:textId="77777777" w:rsidR="0015766B" w:rsidRPr="00FB6854" w:rsidRDefault="0015766B" w:rsidP="007D1C7D">
      <w:pPr>
        <w:rPr>
          <w:ins w:id="355"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A3626" w14:textId="16AA2DDE" w:rsidR="00B26216" w:rsidRPr="00FB6854" w:rsidRDefault="00A842DE" w:rsidP="00B26216">
      <w:pPr>
        <w:pStyle w:val="NoSpacing"/>
        <w:numPr>
          <w:ilvl w:val="0"/>
          <w:numId w:val="1"/>
        </w:numPr>
        <w:rPr>
          <w:ins w:id="356" w:author="Rohan Pote" w:date="2025-01-27T19:07:00Z" w16du:dateUtc="2025-01-27T13:37:00Z"/>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57" w:author="Rohan Pote" w:date="2025-01-27T19:07:00Z" w16du:dateUtc="2025-01-27T13:37:00Z">
        <w:r w:rsidRPr="00FB6854">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 handling</w:t>
        </w:r>
        <w:proofErr w:type="gramStart"/>
        <w:r w:rsidRPr="00FB6854">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2DF9" w:rsidRPr="00FB6854">
          <w:rPr>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2DF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452DF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132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predefined package </w:t>
        </w:r>
        <w:r w:rsidR="00A7132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A7132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132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w:t>
        </w:r>
        <w:proofErr w:type="spellEnd"/>
        <w:r w:rsidR="00452DF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3F253C2E" w14:textId="1866640F" w:rsidR="00772038" w:rsidRPr="00FB6854" w:rsidRDefault="00E15942" w:rsidP="00B26216">
      <w:pPr>
        <w:pStyle w:val="NoSpacing"/>
        <w:rPr>
          <w:ins w:id="358"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59"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Exception in Java- </w:t>
        </w:r>
      </w:ins>
    </w:p>
    <w:p w14:paraId="602BE220" w14:textId="7B048A74" w:rsidR="00B66ABF" w:rsidRPr="00FB6854" w:rsidRDefault="008F616E" w:rsidP="00B26216">
      <w:pPr>
        <w:pStyle w:val="NoSpacing"/>
        <w:rPr>
          <w:ins w:id="360"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61"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an event that disrupts the </w:t>
        </w:r>
        <w:r w:rsidR="009B3CD0"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normal </w:t>
        </w:r>
        <w:r w:rsidR="00424F90"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of program</w:t>
        </w:r>
        <w:r w:rsidR="000C3325"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E217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Exception occurs</w:t>
        </w:r>
        <w:r w:rsidR="00014B0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t>
        </w:r>
        <w:proofErr w:type="gramStart"/>
        <w:r w:rsidR="00014B09"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roofErr w:type="gramEnd"/>
        <w:r w:rsidR="002E217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below line of code doesn’t execute.</w:t>
        </w:r>
      </w:ins>
    </w:p>
    <w:p w14:paraId="4136853B" w14:textId="77777777" w:rsidR="0091029C" w:rsidRPr="00FB6854" w:rsidRDefault="0091029C" w:rsidP="00B26216">
      <w:pPr>
        <w:pStyle w:val="NoSpacing"/>
        <w:rPr>
          <w:ins w:id="362"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FBB0F" w14:textId="543E201F" w:rsidR="0091029C" w:rsidRPr="00FB6854" w:rsidRDefault="0091029C" w:rsidP="0091029C">
      <w:pPr>
        <w:pStyle w:val="NoSpacing"/>
        <w:rPr>
          <w:ins w:id="363"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64"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Exception handling in Java- </w:t>
        </w:r>
      </w:ins>
    </w:p>
    <w:p w14:paraId="5B3DB215" w14:textId="7EE10862" w:rsidR="0091029C" w:rsidRPr="00FB6854" w:rsidRDefault="001E7D46" w:rsidP="00B26216">
      <w:pPr>
        <w:pStyle w:val="NoSpacing"/>
        <w:rPr>
          <w:ins w:id="365"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66"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powerful mechanism that handles </w:t>
        </w:r>
        <w:r w:rsidR="000F0A4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runtime </w:t>
        </w:r>
        <w:r w:rsidR="00581F0F"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w:t>
        </w:r>
        <w:r w:rsidR="00E22E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ptions. </w:t>
        </w:r>
        <w:proofErr w:type="gramStart"/>
        <w:r w:rsidR="00E22E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sidR="00E22E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normal flow of</w:t>
        </w:r>
        <w:r w:rsidR="003505F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E22E8C"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w:t>
        </w:r>
        <w:r w:rsidR="006E1A8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gram can </w:t>
        </w:r>
        <w:r w:rsidR="003505F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maintained</w:t>
        </w:r>
        <w:r w:rsidR="001E427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55286878" w14:textId="77777777" w:rsidR="00A84F2C" w:rsidRPr="00FB6854" w:rsidRDefault="00A84F2C" w:rsidP="00B26216">
      <w:pPr>
        <w:pStyle w:val="NoSpacing"/>
        <w:rPr>
          <w:ins w:id="367"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1D651" w14:textId="09EC7F40" w:rsidR="00656CF4" w:rsidRPr="00FB6854" w:rsidRDefault="00656CF4" w:rsidP="00B26216">
      <w:pPr>
        <w:pStyle w:val="NoSpacing"/>
        <w:rPr>
          <w:ins w:id="368"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69"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Hierarchy of java Exception- </w:t>
        </w:r>
      </w:ins>
    </w:p>
    <w:p w14:paraId="32579C99" w14:textId="2DBAA0D0" w:rsidR="0038002C" w:rsidRPr="00FB6854" w:rsidRDefault="00004178" w:rsidP="003D39B2">
      <w:pPr>
        <w:pStyle w:val="NoSpacing"/>
        <w:numPr>
          <w:ilvl w:val="0"/>
          <w:numId w:val="2"/>
        </w:numPr>
        <w:rPr>
          <w:ins w:id="370"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71"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having </w:t>
        </w:r>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able</w:t>
        </w:r>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last of the word</w:t>
        </w:r>
        <w:r w:rsidR="00BB6A83"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E4AA7"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99% of them are </w:t>
        </w:r>
        <w:r w:rsidR="003E4AA7"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interfaces</w:t>
        </w:r>
        <w:r w:rsidR="002F5DAE"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7F707C17" w14:textId="1EDCC84A" w:rsidR="003D39B2" w:rsidRPr="00FB6854" w:rsidRDefault="003D39B2" w:rsidP="003D39B2">
      <w:pPr>
        <w:pStyle w:val="NoSpacing"/>
        <w:numPr>
          <w:ilvl w:val="0"/>
          <w:numId w:val="2"/>
        </w:numPr>
        <w:rPr>
          <w:ins w:id="372"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73"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throwable is a Class.</w:t>
        </w:r>
      </w:ins>
    </w:p>
    <w:p w14:paraId="43674B55" w14:textId="52ABC94B" w:rsidR="00B72B60" w:rsidRPr="00FB6854" w:rsidRDefault="00B72B60" w:rsidP="00B26216">
      <w:pPr>
        <w:pStyle w:val="NoSpacing"/>
        <w:rPr>
          <w:ins w:id="374"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75" w:author="Rohan Pote" w:date="2025-01-27T19:07:00Z" w16du:dateUtc="2025-01-27T13:37:00Z">
        <w:r w:rsidRPr="00FB6854">
          <w:rPr>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9165983" wp14:editId="5A998F22">
              <wp:extent cx="6590665" cy="6473227"/>
              <wp:effectExtent l="0" t="0" r="635" b="3810"/>
              <wp:docPr id="74521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5434" name=""/>
                      <pic:cNvPicPr/>
                    </pic:nvPicPr>
                    <pic:blipFill>
                      <a:blip r:embed="rId7"/>
                      <a:stretch>
                        <a:fillRect/>
                      </a:stretch>
                    </pic:blipFill>
                    <pic:spPr>
                      <a:xfrm>
                        <a:off x="0" y="0"/>
                        <a:ext cx="6598682" cy="6481101"/>
                      </a:xfrm>
                      <a:prstGeom prst="rect">
                        <a:avLst/>
                      </a:prstGeom>
                    </pic:spPr>
                  </pic:pic>
                </a:graphicData>
              </a:graphic>
            </wp:inline>
          </w:drawing>
        </w:r>
      </w:ins>
    </w:p>
    <w:p w14:paraId="48C370DC" w14:textId="77777777" w:rsidR="00656CF4" w:rsidRPr="00FB6854" w:rsidRDefault="00656CF4" w:rsidP="00B26216">
      <w:pPr>
        <w:pStyle w:val="NoSpacing"/>
        <w:rPr>
          <w:ins w:id="376" w:author="Rohan Pote" w:date="2025-01-27T19:07:00Z" w16du:dateUtc="2025-01-27T13:37:00Z"/>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76F54F" w14:textId="5661988E" w:rsidR="00CC79A6" w:rsidRPr="00FB6854" w:rsidRDefault="00CC79A6" w:rsidP="00B26216">
      <w:pPr>
        <w:pStyle w:val="NoSpacing"/>
        <w:rPr>
          <w:ins w:id="377" w:author="Rohan Pote" w:date="2025-01-27T19:07:00Z" w16du:dateUtc="2025-01-27T13:37:00Z"/>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78" w:author="Rohan Pote" w:date="2025-01-27T19:07:00Z" w16du:dateUtc="2025-01-27T13:37:00Z">
        <w:r w:rsidRPr="00FB6854">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 to handle</w:t>
        </w:r>
        <w:r w:rsidR="00425986" w:rsidRPr="00FB6854">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51E7" w:rsidRPr="00FB6854">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736FB525" w14:textId="46CA8E69" w:rsidR="00DB51E7" w:rsidRPr="00FB6854" w:rsidRDefault="008D2E5B" w:rsidP="00B26216">
      <w:pPr>
        <w:pStyle w:val="NoSpacing"/>
        <w:rPr>
          <w:ins w:id="379"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80"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1.try </w:t>
        </w:r>
        <w:r w:rsidR="0043071A"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catch </w:t>
        </w:r>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r w:rsidR="00655329"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7EC835B3" w14:textId="77777777" w:rsidR="00655329" w:rsidRPr="00FB6854" w:rsidRDefault="00655329" w:rsidP="00655329">
      <w:pPr>
        <w:pStyle w:val="ListParagraph"/>
        <w:rPr>
          <w:ins w:id="381"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382"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ins>
    </w:p>
    <w:p w14:paraId="61C1174D" w14:textId="77777777" w:rsidR="00655329" w:rsidRPr="00FB6854" w:rsidRDefault="00655329" w:rsidP="00655329">
      <w:pPr>
        <w:pStyle w:val="ListParagraph"/>
        <w:rPr>
          <w:ins w:id="383"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84"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try block </w:t>
        </w:r>
      </w:ins>
    </w:p>
    <w:p w14:paraId="47A7C7CE" w14:textId="77777777" w:rsidR="00655329" w:rsidRPr="00FB6854" w:rsidRDefault="00655329" w:rsidP="00655329">
      <w:pPr>
        <w:pStyle w:val="ListParagraph"/>
        <w:rPr>
          <w:ins w:id="385"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86"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w:t>
        </w:r>
        <w:proofErr w:type="gramEnd"/>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keep those statement which may throw run time exception</w:t>
        </w:r>
      </w:ins>
    </w:p>
    <w:p w14:paraId="0AA8F3B8" w14:textId="77777777" w:rsidR="00655329" w:rsidRPr="00FB6854" w:rsidRDefault="00655329" w:rsidP="00655329">
      <w:pPr>
        <w:pStyle w:val="ListParagraph"/>
        <w:rPr>
          <w:ins w:id="387"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88"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0E9A9112" w14:textId="77777777" w:rsidR="00655329" w:rsidRPr="00FB6854" w:rsidRDefault="00655329" w:rsidP="00655329">
      <w:pPr>
        <w:pStyle w:val="ListParagraph"/>
        <w:rPr>
          <w:ins w:id="389"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390"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ins>
    </w:p>
    <w:p w14:paraId="5ABC0DFE" w14:textId="77777777" w:rsidR="00655329" w:rsidRPr="00FB6854" w:rsidRDefault="00655329" w:rsidP="00655329">
      <w:pPr>
        <w:pStyle w:val="ListParagraph"/>
        <w:rPr>
          <w:ins w:id="391"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2"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This is the catch </w:t>
        </w:r>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w:t>
        </w:r>
        <w:proofErr w:type="gramEnd"/>
      </w:ins>
    </w:p>
    <w:p w14:paraId="7B71BAC9" w14:textId="77777777" w:rsidR="00655329" w:rsidRPr="00FB6854" w:rsidRDefault="00655329" w:rsidP="00655329">
      <w:pPr>
        <w:pStyle w:val="ListParagraph"/>
        <w:rPr>
          <w:ins w:id="393"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4"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takes one argument of type </w:t>
        </w:r>
        <w:proofErr w:type="spellStart"/>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w:t>
        </w:r>
        <w:proofErr w:type="gramEnd"/>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ins>
    </w:p>
    <w:p w14:paraId="5517B857" w14:textId="77777777" w:rsidR="00655329" w:rsidRPr="00FB6854" w:rsidRDefault="00655329" w:rsidP="00655329">
      <w:pPr>
        <w:pStyle w:val="ListParagraph"/>
        <w:rPr>
          <w:ins w:id="395"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6"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block catches the exception thrown by try block </w:t>
        </w:r>
      </w:ins>
    </w:p>
    <w:p w14:paraId="5B12C957" w14:textId="4028BC49" w:rsidR="00534B0F" w:rsidRPr="00FB6854" w:rsidRDefault="00655329" w:rsidP="00983612">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7"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6B0065D8" w14:textId="036EF695" w:rsidR="00534B0F" w:rsidRPr="00FB6854" w:rsidRDefault="00534B0F" w:rsidP="001A4FD2">
      <w:pPr>
        <w:pStyle w:val="NoSpacing"/>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Nested Try catch block in Java:(Inner Try catch block)-</w:t>
      </w:r>
    </w:p>
    <w:p w14:paraId="45C565A2" w14:textId="6CCEAAF2" w:rsidR="00C67EFD" w:rsidRPr="00FB6854" w:rsidRDefault="00534B0F" w:rsidP="001A4FD2">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java try catch blocks can be nested </w:t>
      </w:r>
      <w:proofErr w:type="spell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one </w:t>
      </w:r>
      <w:proofErr w:type="gram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 can contain another try-catch block.</w:t>
      </w:r>
    </w:p>
    <w:p w14:paraId="28B3F0F1" w14:textId="77777777" w:rsidR="00EF7174" w:rsidRPr="00FB6854" w:rsidRDefault="00EF7174" w:rsidP="00983612">
      <w:pPr>
        <w:pStyle w:val="ListParagraph"/>
        <w:rPr>
          <w:rFonts w:cstheme="minorHAnsi"/>
          <w:color w:val="000000" w:themeColor="text1"/>
          <w:sz w:val="36"/>
          <w:szCs w:val="36"/>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507AEE" w14:textId="5266670F" w:rsidR="00C67EFD" w:rsidRPr="00FB6854" w:rsidRDefault="00C67EFD" w:rsidP="00F8395F">
      <w:pPr>
        <w:pStyle w:val="NoSpacing"/>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Multiple catch block in java</w:t>
      </w:r>
      <w:r w:rsidR="004F58C8"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(till </w:t>
      </w:r>
      <w:proofErr w:type="spellStart"/>
      <w:r w:rsidR="004F58C8"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710EBE"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dk</w:t>
      </w:r>
      <w:proofErr w:type="spellEnd"/>
      <w:r w:rsidR="004F58C8"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w:t>
      </w:r>
      <w:r w:rsidR="007F09B6"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191B08" w14:textId="627A60D6" w:rsidR="008D4FE7" w:rsidRPr="00FB6854" w:rsidRDefault="008D4FE7"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4544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7EF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some cases, a single statement may throw more than one type of exception. In such cases, Java allows you to put more than one catch block. One catch block </w:t>
      </w:r>
      <w:proofErr w:type="gramStart"/>
      <w:r w:rsidR="00C67EF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handles</w:t>
      </w:r>
      <w:proofErr w:type="gramEnd"/>
      <w:r w:rsidR="00C67EF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one type of exception. </w:t>
      </w:r>
    </w:p>
    <w:p w14:paraId="22031319" w14:textId="7B3FF6B0" w:rsidR="00534B0F" w:rsidRPr="00FB6854" w:rsidRDefault="008D4FE7"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4544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7EF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an exception is </w:t>
      </w:r>
      <w:r w:rsidR="00904D6E"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thrown</w:t>
      </w:r>
      <w:r w:rsidR="00C67EF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try block, all the catch blocks are examined in the order they appear and once catch block which matches with exception thrown will be executed.</w:t>
      </w:r>
    </w:p>
    <w:p w14:paraId="759C8EBC" w14:textId="668A1837" w:rsidR="00FA14A3" w:rsidRPr="00FB6854" w:rsidRDefault="00FA14A3"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B9B"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w:t>
      </w:r>
      <w:r w:rsidR="004E4D4C"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multiple catch blocks only in</w:t>
      </w:r>
      <w:r w:rsidR="00EC633B"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sequence of paren</w:t>
      </w:r>
      <w:r w:rsidR="0083434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EC633B"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 relationship</w:t>
      </w:r>
    </w:p>
    <w:p w14:paraId="32FFAB7D" w14:textId="453B6BA8" w:rsidR="005F6E53" w:rsidRPr="00FB6854" w:rsidRDefault="005F6E53"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5E75"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CA0FE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r w:rsidR="00CA0FE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w:t>
      </w:r>
      <w:r w:rsidR="005A69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level</w:t>
      </w:r>
      <w:r w:rsidR="00CA0FE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exception first ){   } </w:t>
      </w:r>
    </w:p>
    <w:p w14:paraId="3C5D7542" w14:textId="380D1666" w:rsidR="00215E75" w:rsidRPr="00FB6854" w:rsidRDefault="00215E75"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754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92754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r w:rsidR="0092754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child/same level/</w:t>
      </w:r>
      <w:r w:rsidR="005A69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 exception</w:t>
      </w:r>
      <w:r w:rsidR="0092754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407B3684" w14:textId="3AEC0A40" w:rsidR="00215E75" w:rsidRPr="00FB6854" w:rsidRDefault="00215E75"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25E8"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catch(</w:t>
      </w:r>
      <w:r w:rsidR="000A6151"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r w:rsidR="005225E8"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5225E8"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274607"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25E8"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6151"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7A5D"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A6151"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0A6151"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parent exception last </w:t>
      </w:r>
      <w:r w:rsidR="00F559B4"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miss any exception in above </w:t>
      </w:r>
      <w:r w:rsidR="00FB505B"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559B4"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then it will detect on it</w:t>
      </w:r>
      <w:r w:rsidR="000A6151"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271039" w14:textId="77777777" w:rsidR="008E0E86" w:rsidRPr="00FB6854" w:rsidRDefault="008E0E86"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0BCC90" w14:textId="77777777" w:rsidR="008E0E86" w:rsidRPr="00FB6854" w:rsidRDefault="008E0E86" w:rsidP="008E0E86">
      <w:pPr>
        <w:pStyle w:val="NoSpacing"/>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Printing Exception message ways:</w:t>
      </w:r>
    </w:p>
    <w:p w14:paraId="0CB363F1" w14:textId="10D3A0A9" w:rsidR="008E0E86" w:rsidRPr="00FB6854" w:rsidRDefault="007754E5" w:rsidP="007754E5">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printStackTrace</w:t>
      </w:r>
      <w:proofErr w:type="spellEnd"/>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0E86"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 It prints the name of the exception, description and complete </w:t>
      </w:r>
      <w:r w:rsidR="00923A5A"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0E86"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trace including the line where exception occurred .</w:t>
      </w:r>
    </w:p>
    <w:p w14:paraId="590DCDCB" w14:textId="4D46B611" w:rsidR="008E0E86" w:rsidRPr="00FB6854" w:rsidRDefault="00C526AF" w:rsidP="008E0E8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getMessage</w:t>
      </w:r>
      <w:proofErr w:type="spellEnd"/>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0E86"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Mostly used, It prints the description of the exception.</w:t>
      </w:r>
    </w:p>
    <w:p w14:paraId="019CDC43" w14:textId="671637CF" w:rsidR="008E0E86" w:rsidRPr="00FB6854" w:rsidRDefault="00C526AF" w:rsidP="008E0E86">
      <w:pPr>
        <w:pStyle w:val="NoSpacing"/>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e.toString</w:t>
      </w:r>
      <w:proofErr w:type="spellEnd"/>
      <w:proofErr w:type="gramEnd"/>
      <w:r w:rsidR="008E0E86" w:rsidRPr="00FB6854">
        <w:rPr>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0E86"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prints name and description of the exception </w:t>
      </w:r>
    </w:p>
    <w:p w14:paraId="3F6E99B7" w14:textId="77777777" w:rsidR="008E0E86" w:rsidRPr="00FB6854" w:rsidRDefault="008E0E86"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D86C9" w14:textId="77777777" w:rsidR="00983612" w:rsidRPr="00FB6854" w:rsidRDefault="00983612" w:rsidP="00214AE9">
      <w:pPr>
        <w:pStyle w:val="NoSpacing"/>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 catch using pipe (|) operator:</w:t>
      </w:r>
    </w:p>
    <w:p w14:paraId="5163A76E" w14:textId="1A424DBD" w:rsidR="00910FDE" w:rsidRPr="00FB6854" w:rsidRDefault="00096245" w:rsidP="00096245">
      <w:pPr>
        <w:pStyle w:val="NoSpacing"/>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8361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java 7 onwards, there is one way for handling multiple exceptions. Multiple exception </w:t>
      </w:r>
      <w:r w:rsidR="0004250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8361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thrown by the try block can be handled by a single catch block using pipe (|) operator.</w:t>
      </w:r>
    </w:p>
    <w:p w14:paraId="76C9E4A6" w14:textId="05764B7E" w:rsidR="000D3916" w:rsidRPr="00FB6854" w:rsidRDefault="00096245"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250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2509" w:rsidRPr="00FB685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042509"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D3916"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B9D57C" w14:textId="32EFCC46" w:rsidR="00214AE9" w:rsidRPr="00FB6854" w:rsidRDefault="00042509" w:rsidP="007F09B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09D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B4AF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4AF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5B4AF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(parent child </w:t>
      </w:r>
      <w:r w:rsidR="009B5E03"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w:t>
      </w:r>
      <w:r w:rsidR="005B4AF2"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779EBB" w14:textId="77777777" w:rsidR="009E266F" w:rsidRPr="00FB6854" w:rsidRDefault="009E266F" w:rsidP="00B26216">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CED0D" w14:textId="1844DA4E" w:rsidR="001252E3" w:rsidRPr="00FB6854" w:rsidRDefault="00655329" w:rsidP="00B26216">
      <w:pPr>
        <w:pStyle w:val="NoSpacing"/>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98"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D2E5B"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block</w:t>
        </w:r>
      </w:ins>
      <w:r w:rsidR="001252E3"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9A7"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D109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w:t>
      </w:r>
      <w:proofErr w:type="spellStart"/>
      <w:r w:rsidR="006D109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w:t>
      </w:r>
      <w:proofErr w:type="spellEnd"/>
      <w:r w:rsidR="006D109A"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 after </w:t>
      </w:r>
      <w:proofErr w:type="spellStart"/>
      <w:r w:rsidR="008F4AC2"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w:t>
      </w:r>
      <w:proofErr w:type="spellEnd"/>
      <w:r w:rsidR="008F4AC2"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1.7 it was upgrades to resources (try-catch-resources)</w:t>
      </w:r>
      <w:r w:rsidR="003639A7"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73078C" w14:textId="77777777" w:rsidR="001252E3" w:rsidRPr="00FB6854" w:rsidRDefault="001252E3" w:rsidP="001252E3">
      <w:pPr>
        <w:pStyle w:val="ListParagraph"/>
        <w:rPr>
          <w:ins w:id="399"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400"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roofErr w:type="gramEnd"/>
      </w:ins>
    </w:p>
    <w:p w14:paraId="74F56B16" w14:textId="77777777" w:rsidR="001252E3" w:rsidRPr="00FB6854" w:rsidRDefault="001252E3" w:rsidP="001252E3">
      <w:pPr>
        <w:pStyle w:val="ListParagraph"/>
        <w:rPr>
          <w:ins w:id="401"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02"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try block </w:t>
        </w:r>
      </w:ins>
    </w:p>
    <w:p w14:paraId="061A140C" w14:textId="77777777" w:rsidR="001252E3" w:rsidRPr="00FB6854" w:rsidRDefault="001252E3" w:rsidP="001252E3">
      <w:pPr>
        <w:pStyle w:val="ListParagraph"/>
        <w:rPr>
          <w:ins w:id="403"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04"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w:t>
        </w:r>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w:t>
        </w:r>
        <w:proofErr w:type="gramEnd"/>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keep those statement which may throw run time exception</w:t>
        </w:r>
      </w:ins>
    </w:p>
    <w:p w14:paraId="317FB6F3" w14:textId="77777777" w:rsidR="001252E3" w:rsidRPr="00FB6854" w:rsidRDefault="001252E3" w:rsidP="001252E3">
      <w:pPr>
        <w:pStyle w:val="ListParagraph"/>
        <w:rPr>
          <w:ins w:id="405"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06"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0B9A50A9" w14:textId="77777777" w:rsidR="001252E3" w:rsidRPr="00FB6854" w:rsidRDefault="001252E3" w:rsidP="001252E3">
      <w:pPr>
        <w:pStyle w:val="ListParagraph"/>
        <w:rPr>
          <w:ins w:id="407"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ins w:id="408"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Catch{</w:t>
        </w:r>
        <w:proofErr w:type="gramEnd"/>
      </w:ins>
    </w:p>
    <w:p w14:paraId="3A1528B4" w14:textId="77777777" w:rsidR="001252E3" w:rsidRPr="00FB6854" w:rsidRDefault="001252E3" w:rsidP="001252E3">
      <w:pPr>
        <w:pStyle w:val="ListParagraph"/>
        <w:rPr>
          <w:ins w:id="409"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0"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catch </w:t>
        </w:r>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w:t>
        </w:r>
        <w:proofErr w:type="gramEnd"/>
      </w:ins>
    </w:p>
    <w:p w14:paraId="58C75BE7" w14:textId="77777777" w:rsidR="001252E3" w:rsidRPr="00FB6854" w:rsidRDefault="001252E3" w:rsidP="001252E3">
      <w:pPr>
        <w:pStyle w:val="ListParagraph"/>
        <w:rPr>
          <w:ins w:id="411"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2"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takes one argument of type </w:t>
        </w:r>
        <w:proofErr w:type="spellStart"/>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java.lang</w:t>
        </w:r>
        <w:proofErr w:type="gramEnd"/>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roofErr w:type="spellEnd"/>
      </w:ins>
    </w:p>
    <w:p w14:paraId="731D96F0" w14:textId="77777777" w:rsidR="001252E3" w:rsidRPr="00FB6854" w:rsidRDefault="001252E3" w:rsidP="001252E3">
      <w:pPr>
        <w:pStyle w:val="ListParagraph"/>
        <w:rPr>
          <w:ins w:id="413"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4"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block catches the exception thrown by try block </w:t>
        </w:r>
      </w:ins>
    </w:p>
    <w:p w14:paraId="51347637" w14:textId="1291D6E0" w:rsidR="001252E3" w:rsidRPr="00FB6854" w:rsidRDefault="001252E3" w:rsidP="001252E3">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5" w:author="Rohan Pote" w:date="2025-01-27T19:07:00Z" w16du:dateUtc="2025-01-27T13:37:00Z">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14:paraId="39B19745" w14:textId="77777777" w:rsidR="00ED416A" w:rsidRPr="00FB6854" w:rsidRDefault="00ED416A" w:rsidP="001252E3">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6854">
        <w:rPr>
          <w:rFonts w:cstheme="minorHAnsi"/>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w:t>
      </w:r>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82AA0B" w14:textId="5769EAE3" w:rsidR="00B31327" w:rsidRPr="00FB6854" w:rsidRDefault="00B31327" w:rsidP="001252E3">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block </w:t>
      </w:r>
      <w:proofErr w:type="gram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executes</w:t>
      </w:r>
      <w:proofErr w:type="gramEnd"/>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everytime</w:t>
      </w:r>
      <w:proofErr w:type="spellEnd"/>
      <w:r w:rsidR="00905742"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509037" w14:textId="41449A08" w:rsidR="00905742" w:rsidRPr="00FB6854" w:rsidRDefault="00905742" w:rsidP="001252E3">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close inbuild classes like </w:t>
      </w:r>
      <w:r w:rsidRPr="00FB6854">
        <w:rPr>
          <w:rFonts w:cstheme="minorHAnsi"/>
          <w:bCs/>
          <w:i/>
          <w:i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Scanner</w:t>
      </w:r>
      <w:r w:rsidR="00952113" w:rsidRPr="00FB6854">
        <w:rPr>
          <w:rFonts w:cstheme="minorHAnsi"/>
          <w:bCs/>
          <w:i/>
          <w:i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5226"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 used.</w:t>
      </w:r>
    </w:p>
    <w:p w14:paraId="4FBD3582" w14:textId="3E4C0F38" w:rsidR="00185226" w:rsidRPr="00FB6854" w:rsidRDefault="00185226" w:rsidP="001252E3">
      <w:pPr>
        <w:pStyle w:val="ListParagraph"/>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can be </w:t>
      </w:r>
      <w:r w:rsidR="006567AC"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written directly after try block or after catch block.</w:t>
      </w:r>
    </w:p>
    <w:p w14:paraId="40E6EA23" w14:textId="02C1E534" w:rsidR="00ED416A" w:rsidRPr="00FB6854" w:rsidRDefault="00ED416A" w:rsidP="001252E3">
      <w:pPr>
        <w:pStyle w:val="ListParagraph"/>
        <w:rPr>
          <w:ins w:id="416" w:author="Rohan Pote" w:date="2025-01-27T19:07:00Z" w16du:dateUtc="2025-01-27T13:37:00Z"/>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81847F" w14:textId="77789329" w:rsidR="001252E3" w:rsidRPr="00FB6854" w:rsidRDefault="0009621A" w:rsidP="00B26216">
      <w:pPr>
        <w:pStyle w:val="NoSpacing"/>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 </w:t>
      </w:r>
      <w:r w:rsidR="00D44958"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the finally block but don’t execute </w:t>
      </w:r>
      <w:r w:rsidR="00933777"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block?</w:t>
      </w:r>
    </w:p>
    <w:p w14:paraId="4403B774" w14:textId="7C878CA8" w:rsidR="00933777" w:rsidRPr="00FB6854" w:rsidRDefault="00933777" w:rsidP="00B26216">
      <w:pPr>
        <w:pStyle w:val="NoSpacing"/>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using</w:t>
      </w:r>
      <w:r w:rsidR="00002A58"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inbuild class</w:t>
      </w:r>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System.exit</w:t>
      </w:r>
      <w:proofErr w:type="spellEnd"/>
      <w:proofErr w:type="gramEnd"/>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8A7140"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program will be exited from that line)</w:t>
      </w:r>
    </w:p>
    <w:p w14:paraId="1503EC20" w14:textId="77777777" w:rsidR="001252E3" w:rsidRPr="00FB6854" w:rsidRDefault="001252E3" w:rsidP="00B26216">
      <w:pPr>
        <w:pStyle w:val="NoSpacing"/>
        <w:rPr>
          <w:ins w:id="417"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DE568" w14:textId="7CF0B892" w:rsidR="008D2E5B" w:rsidRPr="00FB6854" w:rsidRDefault="00655329" w:rsidP="00B26216">
      <w:pPr>
        <w:pStyle w:val="NoSpacing"/>
        <w:rPr>
          <w:ins w:id="418"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19"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8D2E5B"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032C6"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w:t>
        </w:r>
      </w:ins>
    </w:p>
    <w:p w14:paraId="3ADB540A" w14:textId="39EF94A7" w:rsidR="001032C6" w:rsidRPr="00FB6854" w:rsidRDefault="00655329" w:rsidP="00B26216">
      <w:pPr>
        <w:pStyle w:val="NoSpacing"/>
        <w:rPr>
          <w:ins w:id="420"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21" w:author="Rohan Pote" w:date="2025-01-27T19:07:00Z" w16du:dateUtc="2025-01-27T13:37:00Z">
        <w:r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1032C6" w:rsidRPr="00FB6854">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w:t>
        </w:r>
      </w:ins>
    </w:p>
    <w:p w14:paraId="11535168" w14:textId="77777777" w:rsidR="00CC79A6" w:rsidRPr="00FB6854" w:rsidRDefault="00CC79A6" w:rsidP="00B26216">
      <w:pPr>
        <w:pStyle w:val="NoSpacing"/>
        <w:rPr>
          <w:ins w:id="422"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9788F" w14:textId="77777777" w:rsidR="003A440E" w:rsidRPr="00FB6854" w:rsidRDefault="003A440E" w:rsidP="00B26216">
      <w:pPr>
        <w:pStyle w:val="NoSpacing"/>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5C842" w14:textId="72AE185C" w:rsidR="00DC6187" w:rsidRPr="00FB6854" w:rsidRDefault="00A84F2C" w:rsidP="00B26216">
      <w:pPr>
        <w:pStyle w:val="NoSpacing"/>
        <w:rPr>
          <w:ins w:id="423" w:author="Rohan Pote" w:date="2025-01-27T19:07:00Z" w16du:dateUtc="2025-01-27T13:37:00Z"/>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24" w:author="Rohan Pote" w:date="2025-01-27T19:07:00Z" w16du:dateUtc="2025-01-27T13:37:00Z">
        <w:r w:rsidRPr="00FB6854">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Types of Java Exception- </w:t>
        </w:r>
      </w:ins>
    </w:p>
    <w:p w14:paraId="485A4033" w14:textId="375E1353" w:rsidR="00485DD1" w:rsidRPr="00FB6854" w:rsidRDefault="001D28FE" w:rsidP="00B26216">
      <w:pPr>
        <w:pStyle w:val="NoSpacing"/>
        <w:rPr>
          <w:ins w:id="425"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26"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1.Checked</w:t>
        </w:r>
        <w:r w:rsidR="00C35360"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(Compile time)- </w:t>
        </w:r>
      </w:ins>
    </w:p>
    <w:p w14:paraId="2889632E" w14:textId="567C4BB4" w:rsidR="00F67F3F" w:rsidRPr="00FB6854" w:rsidRDefault="007A63E3" w:rsidP="00B26216">
      <w:pPr>
        <w:pStyle w:val="NoSpacing"/>
        <w:rPr>
          <w:ins w:id="427"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28" w:author="Rohan Pote" w:date="2025-01-27T19:07:00Z" w16du:dateUtc="2025-01-27T13:37:00Z">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exceptions are checked at compile time. If your code has a possibility of throwing a checked exception, you must either handle it using a try-catch block.</w:t>
        </w:r>
      </w:ins>
    </w:p>
    <w:p w14:paraId="74B38DAE" w14:textId="77777777" w:rsidR="002479E5" w:rsidRPr="00FB6854" w:rsidRDefault="002479E5" w:rsidP="00B26216">
      <w:pPr>
        <w:pStyle w:val="NoSpacing"/>
        <w:rPr>
          <w:ins w:id="429"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2203D" w14:textId="324851F3" w:rsidR="001D28FE" w:rsidRPr="00FB6854" w:rsidRDefault="001D28FE" w:rsidP="00B26216">
      <w:pPr>
        <w:pStyle w:val="NoSpacing"/>
        <w:rPr>
          <w:ins w:id="430"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31"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2.Unchecked</w:t>
        </w:r>
        <w:r w:rsidR="00C35360"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(Runtime)-</w:t>
        </w:r>
      </w:ins>
    </w:p>
    <w:p w14:paraId="1941E6F5" w14:textId="2284C402" w:rsidR="00470297" w:rsidRPr="00FB6854" w:rsidRDefault="00470297" w:rsidP="00B26216">
      <w:pPr>
        <w:pStyle w:val="NoSpacing"/>
        <w:rPr>
          <w:ins w:id="432" w:author="Rohan Pote" w:date="2025-01-27T19:07:00Z" w16du:dateUtc="2025-01-27T13:37:00Z"/>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33" w:author="Rohan Pote" w:date="2025-01-27T19:07:00Z" w16du:dateUtc="2025-01-27T13:37:00Z">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are exceptions that are not checked at compile time and can occur during runtime.</w:t>
        </w:r>
      </w:ins>
    </w:p>
    <w:p w14:paraId="6699C105" w14:textId="77777777" w:rsidR="00470297" w:rsidRPr="00FB6854" w:rsidRDefault="00470297" w:rsidP="00B26216">
      <w:pPr>
        <w:pStyle w:val="NoSpacing"/>
        <w:rPr>
          <w:ins w:id="434" w:author="Rohan Pote" w:date="2025-01-27T19:07:00Z" w16du:dateUtc="2025-01-27T13:37:00Z"/>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D57245" w14:textId="689C95B0" w:rsidR="001D28FE" w:rsidRPr="00FB6854" w:rsidRDefault="001D28FE" w:rsidP="00B26216">
      <w:pPr>
        <w:pStyle w:val="NoSpacing"/>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435" w:author="Rohan Pote" w:date="2025-01-27T19:07:00Z" w16du:dateUtc="2025-01-27T13:37:00Z">
        <w:r w:rsidRPr="00FB6854">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3.Error</w:t>
        </w:r>
      </w:ins>
    </w:p>
    <w:p w14:paraId="51D8A6D4" w14:textId="77777777" w:rsidR="00F67F3F" w:rsidRPr="00FB6854" w:rsidRDefault="00F67F3F" w:rsidP="0071381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122B4" w14:textId="00578451" w:rsidR="00713818" w:rsidRPr="00FB6854" w:rsidRDefault="00713818" w:rsidP="00542DDC">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3102E" w14:textId="39034F99" w:rsidR="00542DDC" w:rsidRPr="00FB6854" w:rsidRDefault="00542DDC" w:rsidP="00542DDC">
      <w:pPr>
        <w:pStyle w:val="NoSpacing"/>
        <w:numPr>
          <w:ilvl w:val="0"/>
          <w:numId w:val="13"/>
        </w:numPr>
        <w:rPr>
          <w:bCs/>
          <w:color w:val="000000" w:themeColor="text1"/>
          <w:sz w:val="44"/>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Serialization</w:t>
      </w:r>
      <w:proofErr w:type="gramStart"/>
      <w:r w:rsidRPr="00FB6854">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30871" w:rsidRPr="00FB6854">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3087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F4322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inbuild package</w:t>
      </w:r>
      <w:r w:rsidR="00F4322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F4322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3087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java.io)</w:t>
      </w:r>
    </w:p>
    <w:p w14:paraId="302C3C0F" w14:textId="5B182EBF" w:rsidR="00542DDC" w:rsidRPr="00FB6854" w:rsidRDefault="00BE3270" w:rsidP="00BE3270">
      <w:pPr>
        <w:pStyle w:val="NoSpacing"/>
        <w:numPr>
          <w:ilvl w:val="0"/>
          <w:numId w:val="2"/>
        </w:numP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Conversion of object into </w:t>
      </w:r>
      <w:proofErr w:type="spellStart"/>
      <w:proofErr w:type="gramStart"/>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bytestream</w:t>
      </w:r>
      <w:proofErr w:type="spellEnd"/>
      <w:r w:rsidR="00B4697A"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4697A"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 code)</w:t>
      </w:r>
      <w:r w:rsidR="00C55D42"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80650D" w14:textId="6C20ECAB" w:rsidR="00B9684D" w:rsidRPr="00FB6854" w:rsidRDefault="00B9684D" w:rsidP="00BE3270">
      <w:pPr>
        <w:pStyle w:val="NoSpacing"/>
        <w:numPr>
          <w:ilvl w:val="0"/>
          <w:numId w:val="2"/>
        </w:numP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security while transferring data between</w:t>
      </w:r>
      <w:r w:rsidR="003E2D67"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applications</w:t>
      </w:r>
      <w:r w:rsidR="00754843"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E2D67"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81326"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in </w:t>
      </w:r>
      <w:r w:rsidR="00754843"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w:t>
      </w:r>
      <w:r w:rsidR="003E2D67"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machines).</w:t>
      </w:r>
    </w:p>
    <w:p w14:paraId="0C1AF2D5" w14:textId="103323F7" w:rsidR="00FA0D82" w:rsidRPr="00FB6854" w:rsidRDefault="00666FDD" w:rsidP="00FA0D82">
      <w:pPr>
        <w:pStyle w:val="NoSpacing"/>
        <w:numPr>
          <w:ilvl w:val="0"/>
          <w:numId w:val="2"/>
        </w:numP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proofErr w:type="gramStart"/>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persist(</w:t>
      </w:r>
      <w:proofErr w:type="gramEnd"/>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needed for long time) </w:t>
      </w:r>
      <w:r w:rsidR="00C5197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data in database</w:t>
      </w:r>
      <w:r w:rsidR="00C55D42"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290EF7" w14:textId="77777777" w:rsidR="005C6604" w:rsidRPr="00FB6854" w:rsidRDefault="005C6604" w:rsidP="00FA0D82">
      <w:pPr>
        <w:pStyle w:val="NoSpacing"/>
        <w:numPr>
          <w:ilvl w:val="0"/>
          <w:numId w:val="2"/>
        </w:numPr>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21C5CD" w14:textId="6CDADEB0" w:rsidR="00FA0D82" w:rsidRPr="00FB6854" w:rsidRDefault="00FA0D82" w:rsidP="00FA0D82">
      <w:pPr>
        <w:pStyle w:val="NoSpacing"/>
        <w:numPr>
          <w:ilvl w:val="0"/>
          <w:numId w:val="13"/>
        </w:numPr>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97662C" w:rsidRPr="00FB6854">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serialization- </w:t>
      </w:r>
      <w:r w:rsidR="000B6F4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(java.io)</w:t>
      </w:r>
    </w:p>
    <w:p w14:paraId="7DBAE323" w14:textId="1CC9DC0E" w:rsidR="000B6F4B" w:rsidRPr="00FB6854" w:rsidRDefault="000B6F4B" w:rsidP="000B6F4B">
      <w:pPr>
        <w:pStyle w:val="NoSpacing"/>
        <w:numPr>
          <w:ilvl w:val="0"/>
          <w:numId w:val="2"/>
        </w:numPr>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Conversion of </w:t>
      </w:r>
      <w:proofErr w:type="spellStart"/>
      <w:r w:rsidR="00B92980"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bytestream</w:t>
      </w:r>
      <w:proofErr w:type="spellEnd"/>
      <w:r w:rsidR="00B92980"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0E73"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(txt file) </w:t>
      </w:r>
      <w:r w:rsidR="00B92980"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object.</w:t>
      </w:r>
    </w:p>
    <w:p w14:paraId="0F42C684" w14:textId="4F691087" w:rsidR="00B92980" w:rsidRPr="00FB6854" w:rsidRDefault="00573C26" w:rsidP="00CC1661">
      <w:pPr>
        <w:pStyle w:val="NoSpacing"/>
        <w:numPr>
          <w:ilvl w:val="0"/>
          <w:numId w:val="2"/>
        </w:numPr>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 is u</w:t>
      </w:r>
      <w:r w:rsidR="00635A6F"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to reconvert </w:t>
      </w:r>
      <w:r w:rsidR="00565BE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 which is converted in serialization.</w:t>
      </w:r>
    </w:p>
    <w:p w14:paraId="69819CFC" w14:textId="77777777" w:rsidR="00D20C40" w:rsidRPr="00FB6854" w:rsidRDefault="00D20C40" w:rsidP="00D20C40">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CB9822" w14:textId="7219C75E"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Throw:(User)- </w:t>
      </w: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throw keyword is used to throw an exception explicitly. </w:t>
      </w:r>
    </w:p>
    <w:p w14:paraId="5697FA7F"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throw either checked or unchecked exception</w:t>
      </w:r>
    </w:p>
    <w:p w14:paraId="1F71CDCA"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It’s mainly used to throw a custom exception </w:t>
      </w:r>
    </w:p>
    <w:p w14:paraId="6BF092E6"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proofErr w:type="gramStart"/>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roofErr w:type="gramEnd"/>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07D91"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 new exception class (“error message”);</w:t>
      </w:r>
    </w:p>
    <w:p w14:paraId="3758F2F7"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DC877" w14:textId="3C277F08" w:rsidR="009B42A6" w:rsidRPr="00FB6854" w:rsidRDefault="009B42A6" w:rsidP="009B42A6">
      <w:pPr>
        <w:pStyle w:val="NoSpacing"/>
        <w:rPr>
          <w:bCs/>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Throws: (developer)</w:t>
      </w:r>
      <w:r w:rsidR="007F71B7" w:rsidRPr="00FB6854">
        <w:rPr>
          <w:bCs/>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A05E31" w14:textId="77777777" w:rsidR="009B42A6" w:rsidRPr="00FB6854" w:rsidRDefault="009B42A6"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java throws keyword is used to declare an exception. It gives an information to the programmer that there may occur an exception. </w:t>
      </w:r>
      <w:proofErr w:type="gramStart"/>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better for the programmer to provide the exception handling code so that the normal flow of the program can be maintained.</w:t>
      </w:r>
    </w:p>
    <w:p w14:paraId="116A8D2E" w14:textId="77777777" w:rsidR="007F68FD" w:rsidRPr="00FB6854" w:rsidRDefault="007F68FD"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34838" w14:textId="29395AA8" w:rsidR="007F68FD" w:rsidRPr="00FB6854" w:rsidRDefault="007F68FD" w:rsidP="009B42A6">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579548" wp14:editId="29620E71">
            <wp:extent cx="4321559" cy="2510906"/>
            <wp:effectExtent l="0" t="0" r="3175" b="3810"/>
            <wp:docPr id="301284818" name="Picture 1" descr="A table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84818" name="Picture 1" descr="A table with text and words&#10;&#10;Description automatically generated"/>
                    <pic:cNvPicPr/>
                  </pic:nvPicPr>
                  <pic:blipFill>
                    <a:blip r:embed="rId8"/>
                    <a:stretch>
                      <a:fillRect/>
                    </a:stretch>
                  </pic:blipFill>
                  <pic:spPr>
                    <a:xfrm>
                      <a:off x="0" y="0"/>
                      <a:ext cx="4334800" cy="2518599"/>
                    </a:xfrm>
                    <a:prstGeom prst="rect">
                      <a:avLst/>
                    </a:prstGeom>
                  </pic:spPr>
                </pic:pic>
              </a:graphicData>
            </a:graphic>
          </wp:inline>
        </w:drawing>
      </w:r>
    </w:p>
    <w:p w14:paraId="6E990025" w14:textId="77777777" w:rsidR="00D20C40" w:rsidRPr="00FB6854" w:rsidRDefault="00D20C40" w:rsidP="00D20C40">
      <w:pPr>
        <w:pStyle w:val="NoSpacing"/>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EEA66" w14:textId="77777777" w:rsidR="005C6604" w:rsidRPr="00FB6854" w:rsidRDefault="005C6604" w:rsidP="00D20C40">
      <w:pPr>
        <w:pStyle w:val="NoSpacing"/>
        <w:rPr>
          <w:bCs/>
          <w:color w:val="000000" w:themeColor="text1"/>
          <w:sz w:val="32"/>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EEB82D"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F773E2"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70B52"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D8001"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623CF"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E843"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72ED2"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61021" w14:textId="77777777" w:rsidR="00B8051D" w:rsidRPr="00FB6854" w:rsidRDefault="00B8051D" w:rsidP="00B8051D">
      <w:pPr>
        <w:pStyle w:val="NoSpacing"/>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4C252" w14:textId="371BF300" w:rsidR="006475F0" w:rsidRPr="00FB6854" w:rsidRDefault="003F7485" w:rsidP="00B8051D">
      <w:pPr>
        <w:pStyle w:val="NoSpacing"/>
        <w:numPr>
          <w:ilvl w:val="0"/>
          <w:numId w:val="1"/>
        </w:numPr>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6"/>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Collection- </w:t>
      </w:r>
    </w:p>
    <w:p w14:paraId="2D5D249A" w14:textId="72D00DCC" w:rsidR="006475F0" w:rsidRPr="00FB6854" w:rsidRDefault="006475F0" w:rsidP="006475F0">
      <w:pPr>
        <w:pStyle w:val="NoSpacing"/>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w:t>
      </w:r>
    </w:p>
    <w:p w14:paraId="6AD14CF9" w14:textId="56E7A9E9" w:rsidR="00E82CC0" w:rsidRPr="00FB6854" w:rsidRDefault="00244C7A"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81A47"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framework that</w:t>
      </w:r>
      <w:r w:rsidR="0020278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provides an architect </w:t>
      </w:r>
      <w:r w:rsidR="009A7B46"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store &amp; manipulate </w:t>
      </w:r>
      <w:r w:rsidR="008D46F2"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group of objects.</w:t>
      </w:r>
    </w:p>
    <w:p w14:paraId="26B06E1B" w14:textId="54C88282" w:rsidR="00881A47" w:rsidRPr="00FB6854" w:rsidRDefault="00881A47"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1374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collection </w:t>
      </w:r>
      <w:r w:rsidR="00140D50"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can perform </w:t>
      </w:r>
      <w:r w:rsidR="00592F8A"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operation on data such as </w:t>
      </w:r>
      <w:r w:rsidR="00B806C5"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searching, sorting, insertion,</w:t>
      </w:r>
      <w:r w:rsidR="00AE67A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manipulation &amp; deletion</w:t>
      </w:r>
      <w:r w:rsidR="00E623D6"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ABA0DC" w14:textId="0BFED528" w:rsidR="0025629C" w:rsidRPr="00FB6854" w:rsidRDefault="0025629C"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9577C"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5BA3"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490ADD"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represents</w:t>
      </w:r>
      <w:r w:rsidR="00945BA3"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single unit of object.</w:t>
      </w:r>
    </w:p>
    <w:p w14:paraId="61168A0E" w14:textId="77777777" w:rsidR="006475F0" w:rsidRPr="00FB6854" w:rsidRDefault="006475F0"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B318E" w14:textId="41C8750B" w:rsidR="006475F0" w:rsidRPr="00FB6854" w:rsidRDefault="006475F0" w:rsidP="00244C7A">
      <w:pPr>
        <w:pStyle w:val="NoSpacing"/>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Framework- </w:t>
      </w:r>
    </w:p>
    <w:p w14:paraId="223B8D0F" w14:textId="67C83F11" w:rsidR="005C59CD" w:rsidRPr="00FB6854" w:rsidRDefault="00CB3E61" w:rsidP="00CB3E6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C59CD"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C59C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provides readymade architecture.</w:t>
      </w:r>
    </w:p>
    <w:p w14:paraId="0ECB011B" w14:textId="77777777" w:rsidR="005C59CD" w:rsidRPr="00FB6854" w:rsidRDefault="005C59CD" w:rsidP="00CB3E6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represents a set of classes and interfaces.</w:t>
      </w:r>
    </w:p>
    <w:p w14:paraId="77A702FD" w14:textId="2D3AB0B3" w:rsidR="008A5821" w:rsidRPr="00FB6854" w:rsidRDefault="00D64665" w:rsidP="00CB3E6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C59C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optional.</w:t>
      </w:r>
    </w:p>
    <w:p w14:paraId="45A21868" w14:textId="77777777" w:rsidR="008A5821" w:rsidRPr="00FB6854" w:rsidRDefault="008A5821"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48A3A" w14:textId="044534B7" w:rsidR="00B8307F" w:rsidRPr="00FB6854" w:rsidRDefault="00B8307F" w:rsidP="00244C7A">
      <w:pPr>
        <w:pStyle w:val="NoSpacing"/>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Framework- </w:t>
      </w:r>
      <w:r w:rsidR="00435056"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(inbuild package </w:t>
      </w:r>
      <w:r w:rsidR="00435056"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435056"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435056"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435056"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A41C7"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A41C7"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w:t>
      </w:r>
      <w:proofErr w:type="spellEnd"/>
      <w:r w:rsidR="00BA41C7"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w:t>
      </w:r>
    </w:p>
    <w:p w14:paraId="7C6C3FAD" w14:textId="70336358" w:rsidR="00FD6BAE" w:rsidRPr="00FB6854" w:rsidRDefault="001C5336" w:rsidP="00244C7A">
      <w:pPr>
        <w:pStyle w:val="NoSpacing"/>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D3187" w:rsidRPr="00FB6854">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9F1B35" w:rsidRPr="00FB6854">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 centralized and unified theme to store and manipulate the group of objects.</w:t>
      </w:r>
    </w:p>
    <w:p w14:paraId="4F440D33" w14:textId="6138B133" w:rsidR="009F1B35" w:rsidRPr="00FB6854" w:rsidRDefault="001C5336" w:rsidP="00244C7A">
      <w:pPr>
        <w:pStyle w:val="NoSpacing"/>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041B" w:rsidRPr="00FB6854">
        <w:rPr>
          <w:rFonts w:cstheme="minorHAnsi"/>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provides some pre-defined classes and interfaces to handle the group of objects.</w:t>
      </w:r>
    </w:p>
    <w:p w14:paraId="3FD9E9F6" w14:textId="4CAC4EB7" w:rsidR="00377590" w:rsidRPr="00FB6854" w:rsidRDefault="00ED6169" w:rsidP="00CF7866">
      <w:pPr>
        <w:pStyle w:val="NoSpacing"/>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store the objects as a </w:t>
      </w:r>
      <w:r w:rsidR="00377590" w:rsidRPr="00FB6854">
        <w:rPr>
          <w:rStyle w:val="Strong"/>
          <w:rFonts w:cstheme="minorHAnsi"/>
          <w:b w:val="0"/>
          <w:bCs w:val="0"/>
          <w:color w:val="000000" w:themeColor="text1"/>
          <w:sz w:val="24"/>
          <w:szCs w:val="24"/>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as a </w:t>
      </w:r>
      <w:r w:rsidR="00377590" w:rsidRPr="00FB6854">
        <w:rPr>
          <w:rStyle w:val="Strong"/>
          <w:rFonts w:cstheme="minorHAnsi"/>
          <w:b w:val="0"/>
          <w:bCs w:val="0"/>
          <w:color w:val="000000" w:themeColor="text1"/>
          <w:sz w:val="24"/>
          <w:szCs w:val="24"/>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as a </w:t>
      </w:r>
      <w:r w:rsidR="00377590" w:rsidRPr="00FB6854">
        <w:rPr>
          <w:rStyle w:val="Strong"/>
          <w:rFonts w:cstheme="minorHAnsi"/>
          <w:b w:val="0"/>
          <w:bCs w:val="0"/>
          <w:color w:val="000000" w:themeColor="text1"/>
          <w:sz w:val="24"/>
          <w:szCs w:val="24"/>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as a </w:t>
      </w:r>
      <w:r w:rsidR="00377590" w:rsidRPr="00FB6854">
        <w:rPr>
          <w:rStyle w:val="Strong"/>
          <w:rFonts w:cstheme="minorHAnsi"/>
          <w:b w:val="0"/>
          <w:bCs w:val="0"/>
          <w:color w:val="000000" w:themeColor="text1"/>
          <w:sz w:val="24"/>
          <w:szCs w:val="24"/>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 </w:t>
      </w:r>
      <w:r w:rsidR="001912E4"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7590"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operations like adding an object or removing an object or sorting the objects without much hard work.</w:t>
      </w:r>
    </w:p>
    <w:p w14:paraId="3C94F902" w14:textId="5F66D71B" w:rsidR="001A2387" w:rsidRPr="00FB6854" w:rsidRDefault="001A2387" w:rsidP="00CF7866">
      <w:pPr>
        <w:pStyle w:val="NoSpacing"/>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supports h</w:t>
      </w:r>
      <w:r w:rsidR="00CF7866"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omogen</w:t>
      </w:r>
      <w:r w:rsidR="00C00F21" w:rsidRPr="00FB6854">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eous data</w:t>
      </w:r>
    </w:p>
    <w:p w14:paraId="36C5F982" w14:textId="77777777" w:rsidR="00786D35" w:rsidRPr="00FB6854" w:rsidRDefault="00786D35" w:rsidP="00377590">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BDB2B" w14:textId="0AE0D501" w:rsidR="005C6B3D" w:rsidRPr="00FB6854" w:rsidRDefault="005C6B3D" w:rsidP="00377590">
      <w:pPr>
        <w:rPr>
          <w:rFonts w:cstheme="minorHAnsi"/>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Difference between Array &amp; Collection framework- </w:t>
      </w:r>
    </w:p>
    <w:p w14:paraId="5DFD359C" w14:textId="76B20DB3" w:rsidR="0049016A" w:rsidRPr="00FB6854" w:rsidRDefault="002955F6" w:rsidP="000458BF">
      <w:pPr>
        <w:pStyle w:val="NoSpacing"/>
        <w:rPr>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
    <w:p w14:paraId="361F09C0" w14:textId="78445CBB" w:rsidR="003A1CAD" w:rsidRPr="00FB6854" w:rsidRDefault="003A1CAD" w:rsidP="003A1CAD">
      <w:pPr>
        <w:pStyle w:val="NoSpacing"/>
        <w:rPr>
          <w:bCs/>
          <w:color w:val="000000" w:themeColor="text1"/>
          <w:sz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1701B"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303D"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are not re-sizable</w:t>
      </w:r>
      <w:r w:rsidR="006E7DF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91684"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E7DF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 of arra</w:t>
      </w:r>
      <w:r w:rsidR="00811A4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is Fixed.</w:t>
      </w:r>
      <w:r w:rsidR="00A261DE" w:rsidRPr="00FB6854">
        <w:rPr>
          <w:bCs/>
          <w:color w:val="000000" w:themeColor="text1"/>
          <w:sz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853FA96" w14:textId="77777777" w:rsidR="00AB7ACA" w:rsidRPr="00FB6854" w:rsidRDefault="00F1701B" w:rsidP="003A1CAD">
      <w:pPr>
        <w:pStyle w:val="NoSpacing"/>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A34551" w:rsidRPr="00FB6854">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store both primitive and reference types.</w:t>
      </w:r>
    </w:p>
    <w:p w14:paraId="0C7D7891" w14:textId="1D52865F" w:rsidR="00ED6169" w:rsidRPr="00FB6854" w:rsidRDefault="00AB7ACA" w:rsidP="003A1CAD">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3.supports homogeneous </w:t>
      </w:r>
      <w:proofErr w:type="gramStart"/>
      <w:r w:rsidRPr="00FB6854">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gramEnd"/>
      <w:r w:rsidRPr="00FB6854">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primitive single type)</w:t>
      </w:r>
      <w:r w:rsidR="00720608" w:rsidRPr="00FB6854">
        <w:rPr>
          <w:bCs/>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heterogeneous data(by using object)</w:t>
      </w:r>
      <w:r w:rsidR="00973168" w:rsidRPr="00FB6854">
        <w:rPr>
          <w:bCs/>
          <w:color w:val="000000" w:themeColor="text1"/>
          <w:sz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11A49" w:rsidRPr="00FB6854">
        <w:rPr>
          <w:bCs/>
          <w:color w:val="000000" w:themeColor="text1"/>
          <w:sz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E2CCE1" w14:textId="65F272AC" w:rsidR="00A261DE" w:rsidRPr="00FB6854" w:rsidRDefault="00A261DE" w:rsidP="005C6B3D">
      <w:pPr>
        <w:pStyle w:val="NoSpacing"/>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74ED1E9" w14:textId="52B5F778" w:rsidR="005C6B3D" w:rsidRPr="00FB6854" w:rsidRDefault="005C6B3D" w:rsidP="005C6B3D">
      <w:pPr>
        <w:pStyle w:val="NoSpacing"/>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28"/>
          <w:szCs w:val="28"/>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framework</w:t>
      </w:r>
      <w:r w:rsidR="00A261DE"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261DE"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261DE"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8F2F9F8" w14:textId="15DF2748" w:rsidR="00772B88" w:rsidRPr="00FB6854" w:rsidRDefault="000458BF"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A1CAD"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are </w:t>
      </w:r>
      <w:r w:rsidR="003E438C"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dynamic </w:t>
      </w:r>
      <w:r w:rsidR="003A1CAD"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re-sizable</w:t>
      </w:r>
    </w:p>
    <w:p w14:paraId="58B8086E" w14:textId="1AB701F0" w:rsidR="003A1CAD" w:rsidRPr="00FB6854" w:rsidRDefault="003A1CA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C35F8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only store objects (Wrapper classes for primitives).</w:t>
      </w:r>
    </w:p>
    <w:p w14:paraId="29B43328" w14:textId="03F06ECF" w:rsidR="00282C4F" w:rsidRPr="00FB6854" w:rsidRDefault="00282C4F"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Uses Generics for type safety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&lt;String&gt; ensures only String objects are stored).</w:t>
      </w:r>
    </w:p>
    <w:p w14:paraId="6D3235D4" w14:textId="77777777" w:rsidR="00BD3CC9" w:rsidRPr="00FB6854" w:rsidRDefault="00BD3CC9"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F1D6E" w14:textId="2DE1F11B" w:rsidR="00BD3CC9" w:rsidRPr="00FB6854" w:rsidRDefault="00BD3CC9" w:rsidP="00BD3CC9">
      <w:pPr>
        <w:pStyle w:val="NoSpacing"/>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entire collection is divided into the four interfaces</w:t>
      </w:r>
      <w:r w:rsidR="00834B62" w:rsidRPr="00FB6854">
        <w:rPr>
          <w:bCs/>
          <w:color w:val="000000" w:themeColor="text1"/>
          <w:sz w:val="32"/>
          <w:szCs w:val="32"/>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A8D0B7" w14:textId="77777777" w:rsidR="00BD3CC9" w:rsidRPr="00FB6854" w:rsidRDefault="00BD3CC9"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List </w:t>
      </w:r>
    </w:p>
    <w:p w14:paraId="4C5BC875" w14:textId="77777777" w:rsidR="00BD3CC9" w:rsidRPr="00FB6854" w:rsidRDefault="00BD3CC9"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Queue </w:t>
      </w:r>
    </w:p>
    <w:p w14:paraId="78261162" w14:textId="77777777" w:rsidR="00BD3CC9" w:rsidRPr="00FB6854" w:rsidRDefault="00BD3CC9"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Set</w:t>
      </w:r>
    </w:p>
    <w:p w14:paraId="6775D77B" w14:textId="77777777" w:rsidR="00BD3CC9" w:rsidRPr="00FB6854" w:rsidRDefault="00BD3CC9"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Map</w:t>
      </w:r>
    </w:p>
    <w:p w14:paraId="61B223C1" w14:textId="77777777" w:rsidR="00A2034A" w:rsidRPr="00FB6854" w:rsidRDefault="00A2034A"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50C73" w14:textId="58344E41" w:rsidR="00A10482" w:rsidRPr="00FB6854" w:rsidRDefault="00A10482"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9AAFBB0" wp14:editId="5F86743D">
            <wp:extent cx="3638737" cy="3949903"/>
            <wp:effectExtent l="0" t="0" r="0" b="0"/>
            <wp:docPr id="117516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65706" name=""/>
                    <pic:cNvPicPr/>
                  </pic:nvPicPr>
                  <pic:blipFill>
                    <a:blip r:embed="rId9"/>
                    <a:stretch>
                      <a:fillRect/>
                    </a:stretch>
                  </pic:blipFill>
                  <pic:spPr>
                    <a:xfrm>
                      <a:off x="0" y="0"/>
                      <a:ext cx="3638737" cy="3949903"/>
                    </a:xfrm>
                    <a:prstGeom prst="rect">
                      <a:avLst/>
                    </a:prstGeom>
                  </pic:spPr>
                </pic:pic>
              </a:graphicData>
            </a:graphic>
          </wp:inline>
        </w:drawing>
      </w:r>
    </w:p>
    <w:p w14:paraId="02984B15" w14:textId="77777777" w:rsidR="00A2034A" w:rsidRPr="00FB6854" w:rsidRDefault="00A2034A" w:rsidP="00BD3CC9">
      <w:pPr>
        <w:pStyle w:val="NoSpacing"/>
        <w:rPr>
          <w:color w:val="000000" w:themeColor="text1"/>
          <w:sz w:val="28"/>
          <w:szCs w:val="2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9B0C3" w14:textId="0D65BFA0" w:rsidR="00BD3CC9" w:rsidRPr="00FB6854" w:rsidRDefault="00B8460E" w:rsidP="00244C7A">
      <w:pPr>
        <w:pStyle w:val="NoSpacing"/>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97C38"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6E8E"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Interface</w:t>
      </w:r>
      <w:proofErr w:type="gramStart"/>
      <w:r w:rsidR="00D66E8E"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1031"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1031"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601031"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r w:rsidR="00601031"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r w:rsidR="00601031"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A0D687" w14:textId="01C1A4C5" w:rsidR="00A11E60" w:rsidRPr="00FB6854" w:rsidRDefault="00F23BF6" w:rsidP="00A11E60">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interface represent an ordered or sequential collection of objects.</w:t>
      </w:r>
    </w:p>
    <w:p w14:paraId="49E59C1B" w14:textId="77777777" w:rsidR="00F23BF6" w:rsidRPr="00FB6854" w:rsidRDefault="00F23BF6" w:rsidP="00A11E60">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interface has some methods which can be used to store and manipulate the ordered </w:t>
      </w: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of objects. </w:t>
      </w:r>
    </w:p>
    <w:p w14:paraId="5812BD49" w14:textId="77777777" w:rsidR="00531816" w:rsidRPr="00FB6854" w:rsidRDefault="00F23BF6" w:rsidP="00A11E60">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classes which implemented the list interfaces are called as Lists.</w:t>
      </w:r>
    </w:p>
    <w:p w14:paraId="2752B2D1" w14:textId="7BE8CBD9" w:rsidR="00A11E60" w:rsidRPr="00FB6854" w:rsidRDefault="00531816" w:rsidP="00A11E60">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linkedlist</w:t>
      </w:r>
      <w:proofErr w:type="spellEnd"/>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A11E60"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vector are some examples of list interface .</w:t>
      </w:r>
    </w:p>
    <w:p w14:paraId="036BE9FE" w14:textId="77777777" w:rsidR="00477D77" w:rsidRPr="00FB6854" w:rsidRDefault="00477D77" w:rsidP="00A11E60">
      <w:pPr>
        <w:pStyle w:val="NoSpacing"/>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9996B" w14:textId="26184154" w:rsidR="00E44E75" w:rsidRPr="00FB6854" w:rsidRDefault="00E44E75" w:rsidP="00A11E60">
      <w:pPr>
        <w:pStyle w:val="NoSpacing"/>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Properties- </w:t>
      </w:r>
    </w:p>
    <w:p w14:paraId="06E111B0" w14:textId="34335C96" w:rsidR="00E44E75" w:rsidRPr="00FB6854" w:rsidRDefault="00675362"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C0F7A"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579A9"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follows insertion</w:t>
      </w:r>
      <w:r w:rsidR="0003157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order</w:t>
      </w:r>
      <w:r w:rsidR="000C0F7A"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F05DB8" w14:textId="33223668" w:rsidR="000C0F7A" w:rsidRPr="00FB6854" w:rsidRDefault="000C0F7A"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maintain indexing.</w:t>
      </w:r>
    </w:p>
    <w:p w14:paraId="5FDB30DA" w14:textId="4EDD93B6" w:rsidR="000C0F7A" w:rsidRPr="00FB6854" w:rsidRDefault="00E54827"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allows duplicate element.</w:t>
      </w:r>
    </w:p>
    <w:p w14:paraId="1B7F5AF2" w14:textId="49340E48" w:rsidR="00E54827" w:rsidRPr="00FB6854" w:rsidRDefault="00662C21"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random access to any element.</w:t>
      </w:r>
    </w:p>
    <w:p w14:paraId="4DDFEC70" w14:textId="5F1AAB57" w:rsidR="00662C21" w:rsidRPr="00FB6854" w:rsidRDefault="00662C21"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multiple null </w:t>
      </w:r>
      <w:proofErr w:type="gramStart"/>
      <w:r w:rsidR="00D940D7"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element</w:t>
      </w:r>
      <w:proofErr w:type="gramEnd"/>
      <w:r w:rsidR="00A35771" w:rsidRPr="00FB6854">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C62E62" w14:textId="77777777" w:rsidR="00D37475" w:rsidRPr="00FB6854" w:rsidRDefault="00D37475" w:rsidP="0067536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C12D6" w14:textId="5B4564BB" w:rsidR="00D37475" w:rsidRPr="00FB6854" w:rsidRDefault="00987AE2" w:rsidP="00675362">
      <w:pPr>
        <w:pStyle w:val="NoSpacing"/>
        <w:rPr>
          <w:b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Generic- </w:t>
      </w:r>
    </w:p>
    <w:p w14:paraId="0ECE122B" w14:textId="78C71D98" w:rsidR="00987AE2" w:rsidRPr="00FB6854" w:rsidRDefault="00987AE2" w:rsidP="00675362">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&lt;String&gt;  </w:t>
      </w:r>
      <w:r w:rsidRPr="00FB6854">
        <w:rPr>
          <w:b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b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1BD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generic </w:t>
      </w:r>
      <w:r w:rsidR="00FE07D7"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w:t>
      </w:r>
      <w:r w:rsidR="00357C20"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primitive datatypes &amp;</w:t>
      </w:r>
      <w:r w:rsidR="00941BD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w:t>
      </w:r>
      <w:r w:rsidR="0021322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 </w:t>
      </w:r>
      <w:r w:rsidR="00941BD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classes can be </w:t>
      </w:r>
      <w:proofErr w:type="gramStart"/>
      <w:r w:rsidR="00941BD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B325B"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941BD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ded</w:t>
      </w:r>
      <w:r w:rsidR="001F2D42"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398E"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8D362E" w14:textId="0E2D81F4" w:rsidR="002B4E39" w:rsidRPr="00FB6854" w:rsidRDefault="00F41830" w:rsidP="00B7262F">
      <w:pPr>
        <w:pStyle w:val="NoSpacing"/>
        <w:numPr>
          <w:ilvl w:val="0"/>
          <w:numId w:val="2"/>
        </w:numPr>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 framework </w:t>
      </w:r>
      <w:r w:rsidR="002B4E39"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non generic</w:t>
      </w:r>
      <w:r w:rsidR="001656E0"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before </w:t>
      </w:r>
      <w:proofErr w:type="spellStart"/>
      <w:r w:rsidR="001656E0"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w:t>
      </w:r>
      <w:proofErr w:type="spellEnd"/>
      <w:r w:rsidR="001656E0"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 </w:t>
      </w:r>
      <w:r w:rsidR="00DA2106"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1.5 it is generic</w:t>
      </w:r>
      <w:r w:rsidR="00D651BF"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353C1B" w14:textId="37508B39" w:rsidR="00B7262F" w:rsidRPr="00FB6854" w:rsidRDefault="00B7262F" w:rsidP="00B7262F">
      <w:pPr>
        <w:pStyle w:val="NoSpacing"/>
        <w:numPr>
          <w:ilvl w:val="0"/>
          <w:numId w:val="2"/>
        </w:numPr>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Allows only 1 type of </w:t>
      </w:r>
      <w:r w:rsidR="00B23291"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sidR="003A0101"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309CC3" w14:textId="54F34519" w:rsidR="003A0101" w:rsidRPr="00FB6854" w:rsidRDefault="00C45C0B" w:rsidP="00B7262F">
      <w:pPr>
        <w:pStyle w:val="NoSpacing"/>
        <w:numPr>
          <w:ilvl w:val="0"/>
          <w:numId w:val="2"/>
        </w:numPr>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type-safe so type</w:t>
      </w:r>
      <w:r w:rsidR="003D2DB2"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-casting</w:t>
      </w:r>
      <w:r w:rsidR="007576AA"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not required </w:t>
      </w:r>
      <w:r w:rsidR="001172A6"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runtime</w:t>
      </w:r>
      <w:r w:rsidR="00054ED7"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E9F627" w14:textId="77777777" w:rsidR="003962A8" w:rsidRPr="00FB6854" w:rsidRDefault="003962A8" w:rsidP="003962A8">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268A7F" w14:textId="6C4F10FB" w:rsidR="00EE26EB" w:rsidRPr="00FB6854" w:rsidRDefault="003962A8"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E4BA37F" wp14:editId="29E9B3E6">
            <wp:extent cx="5731510" cy="2533015"/>
            <wp:effectExtent l="0" t="0" r="2540" b="635"/>
            <wp:docPr id="87208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3289" name=""/>
                    <pic:cNvPicPr/>
                  </pic:nvPicPr>
                  <pic:blipFill>
                    <a:blip r:embed="rId10"/>
                    <a:stretch>
                      <a:fillRect/>
                    </a:stretch>
                  </pic:blipFill>
                  <pic:spPr>
                    <a:xfrm>
                      <a:off x="0" y="0"/>
                      <a:ext cx="5731510" cy="2533015"/>
                    </a:xfrm>
                    <a:prstGeom prst="rect">
                      <a:avLst/>
                    </a:prstGeom>
                  </pic:spPr>
                </pic:pic>
              </a:graphicData>
            </a:graphic>
          </wp:inline>
        </w:drawing>
      </w:r>
    </w:p>
    <w:p w14:paraId="34C6AB38" w14:textId="77777777" w:rsidR="00413510" w:rsidRPr="00FB6854" w:rsidRDefault="00413510" w:rsidP="00244C7A">
      <w:pPr>
        <w:pStyle w:val="NoSpacing"/>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6B28A" w14:textId="1C8433CC" w:rsidR="00560669" w:rsidRPr="00FB6854" w:rsidRDefault="009E7A81" w:rsidP="00593DDA">
      <w:pPr>
        <w:pStyle w:val="NoSpacing"/>
        <w:numPr>
          <w:ilvl w:val="0"/>
          <w:numId w:val="18"/>
        </w:numPr>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00974D3E"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0AAF"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proofErr w:type="gramStart"/>
      <w:r w:rsidR="00D10AAF"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D10AAF" w:rsidRPr="00FB6854">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1A3B6E" w14:textId="2D4851B3" w:rsidR="002C77CF" w:rsidRPr="00FB6854" w:rsidRDefault="002C77CF" w:rsidP="002C77CF">
      <w:pPr>
        <w:pStyle w:val="NoSpacing"/>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w:t>
      </w:r>
      <w:proofErr w:type="spellStart"/>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uses a dynamic array for storing the elements. It is like an array, but there is no size limit. We can add or remove elements anytime. So, it is much more flexible than </w:t>
      </w:r>
      <w:proofErr w:type="gramStart"/>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907156"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traditional</w:t>
      </w:r>
      <w:proofErr w:type="gram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w:t>
      </w:r>
      <w:r w:rsidR="003F4389"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3FF92D" w14:textId="77777777" w:rsidR="002C77CF" w:rsidRPr="00FB6854" w:rsidRDefault="002C77CF" w:rsidP="002C77CF">
      <w:pPr>
        <w:pStyle w:val="NoSpacing"/>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F78FC" w14:textId="77777777" w:rsidR="00EE26EB" w:rsidRPr="00FB6854" w:rsidRDefault="00EE26EB" w:rsidP="001B5ECC">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an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 its default capacity or size is 10 if not provided by the user. </w:t>
      </w:r>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size of the </w:t>
      </w:r>
      <w:proofErr w:type="spellStart"/>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grows based on load factor and current capacity.</w:t>
      </w:r>
    </w:p>
    <w:p w14:paraId="01912B6D" w14:textId="77777777" w:rsidR="00EE26EB" w:rsidRPr="00FB6854" w:rsidRDefault="00EE26EB" w:rsidP="001B5ECC">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Load Factor is a measure to decide when to increase its capacity. The default value of load factor of an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0.75f</w:t>
      </w:r>
    </w:p>
    <w:p w14:paraId="393B99D6" w14:textId="77777777" w:rsidR="00EE26EB" w:rsidRPr="00FB6854" w:rsidRDefault="00EE26EB" w:rsidP="001B5ECC">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Java expands its capacity after each threshold which is calculated as the product of </w:t>
      </w:r>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 capacity</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r w:rsidRPr="00FB685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factor</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instance.</w:t>
      </w:r>
    </w:p>
    <w:p w14:paraId="6AD4E008" w14:textId="77777777" w:rsidR="00380BFA" w:rsidRPr="00FB6854" w:rsidRDefault="00380BFA" w:rsidP="001B5ECC">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895BE" w14:textId="77777777"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 = (Load Factor) * (Current Capacity),</w:t>
      </w:r>
    </w:p>
    <w:p w14:paraId="54857ECD" w14:textId="77777777"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example, if the user creates an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size 10,</w:t>
      </w:r>
    </w:p>
    <w:p w14:paraId="205E6427" w14:textId="77777777"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Threshold = Load Factor * Current Capacity</w:t>
      </w:r>
    </w:p>
    <w:p w14:paraId="6034F24D" w14:textId="77777777"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0.75 * 10</w:t>
      </w:r>
    </w:p>
    <w:p w14:paraId="6A404E69" w14:textId="5764E7FF"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ascii="Cambria Math" w:hAnsi="Cambria Math" w:cs="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w:t>
      </w:r>
    </w:p>
    <w:p w14:paraId="400CF533" w14:textId="77777777"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means after adding the 7th element to the list, the size will increase as it has reached the threshold value. Internally, </w:t>
      </w:r>
    </w:p>
    <w:p w14:paraId="4C278450" w14:textId="5587076D" w:rsidR="00874B51" w:rsidRPr="00FB6854" w:rsidRDefault="00874B51" w:rsidP="00874B51">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new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new capacity is created and the elements present in the old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copied in the new </w:t>
      </w:r>
      <w:proofErr w:type="spellStart"/>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006C4B6D"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DB43D1" w14:textId="77777777" w:rsidR="00BE3892" w:rsidRPr="00FB6854" w:rsidRDefault="00BE3892" w:rsidP="00244C7A">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C970F" w14:textId="59E3987C" w:rsidR="005F5F61" w:rsidRPr="00FB6854" w:rsidRDefault="005F5F61" w:rsidP="00244C7A">
      <w:pPr>
        <w:pStyle w:val="NoSpacing"/>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w:t>
      </w:r>
    </w:p>
    <w:p w14:paraId="22A74656" w14:textId="3614D2D3" w:rsidR="005F5F61" w:rsidRPr="00FB6854" w:rsidRDefault="001C4B1E" w:rsidP="00244C7A">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w:t>
      </w:r>
      <w:r w:rsidR="004D41A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&lt;E&gt;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 ne</w:t>
      </w:r>
      <w:r w:rsidR="009575E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75E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rray</w:t>
      </w:r>
      <w:r w:rsidR="001A1A44"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proofErr w:type="spellEnd"/>
      <w:r w:rsidR="004D41A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&lt;E</w:t>
      </w:r>
      <w:proofErr w:type="gramStart"/>
      <w:r w:rsidR="004D41AF"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06D20"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138FC"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7138FC" w:rsidRPr="00FB6854">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(loose coupling)</w:t>
      </w:r>
    </w:p>
    <w:p w14:paraId="12E5A950" w14:textId="4B0ABC2A" w:rsidR="00C06D20" w:rsidRPr="00FB6854" w:rsidRDefault="00402E39"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al.add</w:t>
      </w:r>
      <w:proofErr w:type="spellEnd"/>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42AE8"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83CDD6" w14:textId="77777777" w:rsidR="007A7FC2" w:rsidRPr="00FB6854" w:rsidRDefault="007A7FC2"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93A92" w14:textId="5A3E175A" w:rsidR="007A7FC2" w:rsidRPr="00FB6854" w:rsidRDefault="007A7FC2"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00BE247B"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&lt;E&gt;</w:t>
      </w:r>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w:t>
      </w:r>
      <w:proofErr w:type="spellEnd"/>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r w:rsidR="00F84D21"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00703FC6"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&lt;E</w:t>
      </w:r>
      <w:proofErr w:type="gramStart"/>
      <w:r w:rsidR="00703FC6"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00F84D21"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F84D21"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03E8C"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03E8C"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103E8C" w:rsidRPr="00FB6854">
        <w:rPr>
          <w:color w:val="000000" w:themeColor="text1"/>
          <w:szCs w:val="2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(tight coupling)</w:t>
      </w:r>
    </w:p>
    <w:p w14:paraId="38E22586" w14:textId="1FB626D7" w:rsidR="009B3A73" w:rsidRPr="00FB6854" w:rsidRDefault="009B3A73"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Als.add</w:t>
      </w:r>
      <w:proofErr w:type="spellEnd"/>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0B48B8" w14:textId="77777777" w:rsidR="00047BDD" w:rsidRPr="00FB6854" w:rsidRDefault="00047BDD"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5FEE5" w14:textId="77777777" w:rsidR="00047BDD" w:rsidRPr="00FB6854" w:rsidRDefault="00047BDD"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12A30" w14:textId="77777777" w:rsidR="0029653C" w:rsidRPr="00FB6854" w:rsidRDefault="0029653C"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4AFA6" w14:textId="77777777" w:rsidR="0029653C" w:rsidRPr="00FB6854" w:rsidRDefault="0029653C"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DDEAE3" w14:textId="77777777" w:rsidR="0029653C" w:rsidRPr="00FB6854" w:rsidRDefault="0029653C"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1CA52" w14:textId="77777777" w:rsidR="0004653B" w:rsidRPr="00FB6854" w:rsidRDefault="0004653B" w:rsidP="00244C7A">
      <w:pPr>
        <w:pStyle w:val="NoSpacing"/>
        <w:rPr>
          <w:color w:val="000000" w:themeColor="text1"/>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C6DEE" w14:textId="587B271A" w:rsidR="00047BDD" w:rsidRPr="00FB6854" w:rsidRDefault="00047BDD" w:rsidP="001801B5">
      <w:pPr>
        <w:pStyle w:val="NoSpacing"/>
        <w:numPr>
          <w:ilvl w:val="0"/>
          <w:numId w:val="18"/>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LinkedList class </w:t>
      </w:r>
      <w:r w:rsidR="00116CC5"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325D"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325D"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proofErr w:type="gramStart"/>
      <w:r w:rsidR="00F8325D"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F8325D"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2F300C" w14:textId="1C4F2152" w:rsidR="00116CC5" w:rsidRPr="00FB6854" w:rsidRDefault="00343C72" w:rsidP="00343C7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70C9"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6CC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Linked List in Java is a data structure used to store a sequence of elements, where each </w:t>
      </w:r>
      <w:r w:rsidR="00DD70C9"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6CC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element (node) contains data and a reference (or pointer) to the next node in the sequence.</w:t>
      </w:r>
    </w:p>
    <w:p w14:paraId="42D32C4E" w14:textId="77777777" w:rsidR="006B1EE1" w:rsidRPr="00FB6854" w:rsidRDefault="00343C72"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7BD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LinkedList class uses a doubly linked list to store the elements. </w:t>
      </w:r>
    </w:p>
    <w:p w14:paraId="5288B6D0" w14:textId="4B757600" w:rsidR="00792B13" w:rsidRPr="00FB6854" w:rsidRDefault="006B1EE1"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47BD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provides a linked-list data structure. It inherits the Abstract List class and implements List and Deque interfaces. </w:t>
      </w:r>
    </w:p>
    <w:p w14:paraId="58F95F61" w14:textId="77777777" w:rsidR="00C96F55" w:rsidRPr="00FB6854" w:rsidRDefault="00C96F55"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2E122" w14:textId="5A7F1945" w:rsidR="00EF7539"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important points about Java LinkedList are: </w:t>
      </w:r>
    </w:p>
    <w:p w14:paraId="7C1500C5" w14:textId="2C7F074A" w:rsidR="00EF7539"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can contain duplicate elements. </w:t>
      </w:r>
    </w:p>
    <w:p w14:paraId="33E0CA75" w14:textId="20477129" w:rsidR="00EF7539"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maintains insertion order. </w:t>
      </w:r>
    </w:p>
    <w:p w14:paraId="5B9B74CF" w14:textId="753116D0" w:rsidR="00EF7539"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non synchronized. </w:t>
      </w:r>
    </w:p>
    <w:p w14:paraId="36C1A7C9" w14:textId="610DB743" w:rsidR="006F7FBA"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is fast because no shifting needs to occur. </w:t>
      </w:r>
    </w:p>
    <w:p w14:paraId="086D9EE3" w14:textId="0D245A3F" w:rsidR="00296058" w:rsidRPr="00FB6854" w:rsidRDefault="00047BDD" w:rsidP="00244C7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class can be used as a list, stack or queue.</w:t>
      </w:r>
    </w:p>
    <w:p w14:paraId="52408E6C" w14:textId="77777777" w:rsidR="00653477" w:rsidRPr="00FB6854" w:rsidRDefault="00653477"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D533B" w14:textId="24D27C32" w:rsidR="00223812" w:rsidRPr="00FB6854" w:rsidRDefault="006A04B2"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275A6A" wp14:editId="2D930DCC">
            <wp:extent cx="5731510" cy="2429510"/>
            <wp:effectExtent l="0" t="0" r="2540" b="8890"/>
            <wp:docPr id="166793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4308" name="Picture 1" descr="A screenshot of a computer&#10;&#10;Description automatically generated"/>
                    <pic:cNvPicPr/>
                  </pic:nvPicPr>
                  <pic:blipFill>
                    <a:blip r:embed="rId11"/>
                    <a:stretch>
                      <a:fillRect/>
                    </a:stretch>
                  </pic:blipFill>
                  <pic:spPr>
                    <a:xfrm>
                      <a:off x="0" y="0"/>
                      <a:ext cx="5731510" cy="2429510"/>
                    </a:xfrm>
                    <a:prstGeom prst="rect">
                      <a:avLst/>
                    </a:prstGeom>
                  </pic:spPr>
                </pic:pic>
              </a:graphicData>
            </a:graphic>
          </wp:inline>
        </w:drawing>
      </w:r>
    </w:p>
    <w:p w14:paraId="6EE34ED7" w14:textId="77777777" w:rsidR="009C6ECF" w:rsidRPr="00FB6854" w:rsidRDefault="009C6ECF"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FFBA5" w14:textId="77777777" w:rsidR="006A04B2" w:rsidRPr="00FB6854" w:rsidRDefault="006A04B2"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219A8" w14:textId="799E5A85" w:rsidR="00653477" w:rsidRPr="00FB6854" w:rsidRDefault="00653477"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B03A1DE" wp14:editId="053AFBCF">
            <wp:extent cx="4478004" cy="3360057"/>
            <wp:effectExtent l="0" t="0" r="0" b="0"/>
            <wp:docPr id="187174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48750" name=""/>
                    <pic:cNvPicPr/>
                  </pic:nvPicPr>
                  <pic:blipFill>
                    <a:blip r:embed="rId12"/>
                    <a:stretch>
                      <a:fillRect/>
                    </a:stretch>
                  </pic:blipFill>
                  <pic:spPr>
                    <a:xfrm>
                      <a:off x="0" y="0"/>
                      <a:ext cx="4512645" cy="3386050"/>
                    </a:xfrm>
                    <a:prstGeom prst="rect">
                      <a:avLst/>
                    </a:prstGeom>
                  </pic:spPr>
                </pic:pic>
              </a:graphicData>
            </a:graphic>
          </wp:inline>
        </w:drawing>
      </w:r>
    </w:p>
    <w:p w14:paraId="6EEBCE9F" w14:textId="457AAC82" w:rsidR="004E16F4" w:rsidRPr="00FB6854" w:rsidRDefault="005323A9" w:rsidP="00F9178A">
      <w:pPr>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F9178A" w:rsidRPr="00FB6854">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Set </w:t>
      </w:r>
      <w:r w:rsidR="004E16F4" w:rsidRPr="00FB6854">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9178A" w:rsidRPr="00FB6854">
        <w:rPr>
          <w:rFonts w:cstheme="minorHAns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42A0"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proofErr w:type="gramStart"/>
      <w:r w:rsidR="006942A0"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6942A0"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4F9C4B" w14:textId="77777777" w:rsidR="00781384" w:rsidRPr="00FB6854" w:rsidRDefault="000D72BD" w:rsidP="004E16F4">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178A"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set interface defines a set. The set is a liner collection of objects with no duplicates.</w:t>
      </w: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9178A"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Duplicate elements are not allowed in a set. The set interface extends collection interface. Set interface does not have its own methods. All its methods are inherited from collection interface. The only change that has been made to set interface is add () method will return false if you try to insert an element which is already present in the set. </w:t>
      </w:r>
    </w:p>
    <w:p w14:paraId="09DA3F91" w14:textId="5765753D" w:rsidR="00F9178A" w:rsidRPr="00FB6854" w:rsidRDefault="00F9178A" w:rsidP="004E16F4">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classes which implemented the set interfaces are called as </w:t>
      </w:r>
      <w:proofErr w:type="spell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hashset</w:t>
      </w:r>
      <w:proofErr w:type="spell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proofErr w:type="gramEnd"/>
      <w:r w:rsidRPr="00FB685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some examples of Set interface.</w:t>
      </w:r>
    </w:p>
    <w:p w14:paraId="14C552F5" w14:textId="77777777" w:rsidR="00F9178A" w:rsidRPr="00FB6854" w:rsidRDefault="00F9178A" w:rsidP="004E16F4">
      <w:pPr>
        <w:pStyle w:val="NoSpacing"/>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C2ABA" w14:textId="77777777" w:rsidR="00F9178A" w:rsidRPr="00FB6854" w:rsidRDefault="00F9178A" w:rsidP="00F9178A">
      <w:pPr>
        <w:rPr>
          <w:rFonts w:cstheme="minorHAnsi"/>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Properties of Set: </w:t>
      </w:r>
    </w:p>
    <w:p w14:paraId="7AD01931" w14:textId="77777777" w:rsidR="00F9178A" w:rsidRPr="00FB6854" w:rsidRDefault="00F9178A" w:rsidP="00F9178A">
      <w:pPr>
        <w:pStyle w:val="ListParagraph"/>
        <w:numPr>
          <w:ilvl w:val="0"/>
          <w:numId w:val="14"/>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contain only unique elements. It does not allow duplicate.</w:t>
      </w:r>
    </w:p>
    <w:p w14:paraId="1C635986" w14:textId="77777777" w:rsidR="00F9178A" w:rsidRPr="00FB6854" w:rsidRDefault="00F9178A" w:rsidP="00F9178A">
      <w:pPr>
        <w:pStyle w:val="ListParagraph"/>
        <w:numPr>
          <w:ilvl w:val="0"/>
          <w:numId w:val="14"/>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can contain only one null element.</w:t>
      </w:r>
    </w:p>
    <w:p w14:paraId="2A6E32BD" w14:textId="77777777" w:rsidR="00F9178A" w:rsidRPr="00FB6854" w:rsidRDefault="00F9178A" w:rsidP="00F9178A">
      <w:pPr>
        <w:pStyle w:val="ListParagraph"/>
        <w:numPr>
          <w:ilvl w:val="0"/>
          <w:numId w:val="14"/>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access of elements is not possible.</w:t>
      </w:r>
    </w:p>
    <w:p w14:paraId="07FFA519" w14:textId="77777777" w:rsidR="00547E29" w:rsidRPr="00FB6854" w:rsidRDefault="00547E29"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A6AAA" w14:textId="2DCB0AE4" w:rsidR="00FC1068" w:rsidRPr="00FB6854" w:rsidRDefault="00FC1068" w:rsidP="001A2004">
      <w:pPr>
        <w:pStyle w:val="NoSpacing"/>
        <w:numPr>
          <w:ilvl w:val="0"/>
          <w:numId w:val="22"/>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HashSet</w:t>
      </w:r>
      <w:proofErr w:type="gramStart"/>
      <w:r w:rsidR="000F55E7"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492F"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A048D1" w14:textId="49F825D4" w:rsidR="000F55E7" w:rsidRPr="00FB6854" w:rsidRDefault="001B087F" w:rsidP="00FC106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HashSet class is used to create a collection that uses a hash table for storage. It inherits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and implements Set interface.</w:t>
      </w:r>
    </w:p>
    <w:p w14:paraId="44BB4FAB" w14:textId="77777777" w:rsidR="005E4350" w:rsidRPr="00FB6854" w:rsidRDefault="005E4350" w:rsidP="00FC1068">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9AC4BC" w14:textId="77777777" w:rsidR="00FC1068" w:rsidRPr="00FB6854" w:rsidRDefault="00FC1068" w:rsidP="00FC1068">
      <w:pPr>
        <w:pStyle w:val="NoSpacing"/>
        <w:numPr>
          <w:ilvl w:val="0"/>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Characteristics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5C259B" w14:textId="77777777" w:rsidR="00FC1068" w:rsidRPr="00FB6854" w:rsidRDefault="00FC1068" w:rsidP="00FC1068">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null values (only one null is allowed).</w:t>
      </w:r>
    </w:p>
    <w:p w14:paraId="63D6EF7B" w14:textId="77777777" w:rsidR="00073257" w:rsidRPr="00FB6854" w:rsidRDefault="00073257" w:rsidP="00FC1068">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HashSet stores the elements by using a mechanism called hashing. </w:t>
      </w:r>
    </w:p>
    <w:p w14:paraId="1F8A4798" w14:textId="77777777" w:rsidR="001D071A" w:rsidRPr="00FB6854" w:rsidRDefault="00073257" w:rsidP="00073257">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HashSet contains unique elements only. </w:t>
      </w:r>
    </w:p>
    <w:p w14:paraId="6FBBAD69" w14:textId="61C76C74" w:rsidR="00073257" w:rsidRPr="00FB6854" w:rsidRDefault="00073257" w:rsidP="00073257">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HashSet class is non synchronized. </w:t>
      </w:r>
    </w:p>
    <w:p w14:paraId="5FA1B232" w14:textId="77777777" w:rsidR="00073257" w:rsidRPr="00FB6854" w:rsidRDefault="00073257" w:rsidP="00073257">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HashSet doesn't maintain the insertion order. Here, elements are inserted on the basis of their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hashcode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A355A3" w14:textId="77777777" w:rsidR="005B7C02" w:rsidRPr="00FB6854" w:rsidRDefault="00073257" w:rsidP="00073257">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HashSet is the best approach for search operations. </w:t>
      </w:r>
    </w:p>
    <w:p w14:paraId="7AE27B7F" w14:textId="5039F441" w:rsidR="00073257" w:rsidRPr="00FB6854" w:rsidRDefault="00073257" w:rsidP="00073257">
      <w:pPr>
        <w:pStyle w:val="NoSpacing"/>
        <w:numPr>
          <w:ilvl w:val="1"/>
          <w:numId w:val="1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initial default capacity of HashSet is 16, and the load factor is 0.75</w:t>
      </w:r>
    </w:p>
    <w:p w14:paraId="63B823FD" w14:textId="5EE00693" w:rsidR="007D6A27" w:rsidRPr="00FB6854" w:rsidRDefault="008621A3" w:rsidP="007D6A27">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693022" wp14:editId="2B8D3AA8">
            <wp:extent cx="5731510" cy="2258060"/>
            <wp:effectExtent l="0" t="0" r="2540" b="8890"/>
            <wp:docPr id="777151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51262" name="Picture 1" descr="A screenshot of a computer program&#10;&#10;Description automatically generated"/>
                    <pic:cNvPicPr/>
                  </pic:nvPicPr>
                  <pic:blipFill>
                    <a:blip r:embed="rId13"/>
                    <a:stretch>
                      <a:fillRect/>
                    </a:stretch>
                  </pic:blipFill>
                  <pic:spPr>
                    <a:xfrm>
                      <a:off x="0" y="0"/>
                      <a:ext cx="5731510" cy="2258060"/>
                    </a:xfrm>
                    <a:prstGeom prst="rect">
                      <a:avLst/>
                    </a:prstGeom>
                  </pic:spPr>
                </pic:pic>
              </a:graphicData>
            </a:graphic>
          </wp:inline>
        </w:drawing>
      </w:r>
    </w:p>
    <w:p w14:paraId="60B780C1" w14:textId="77777777" w:rsidR="007D6A27" w:rsidRPr="00FB6854" w:rsidRDefault="007D6A27" w:rsidP="007D6A27">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486B9" w14:textId="77777777" w:rsidR="002555EE" w:rsidRPr="00FB6854" w:rsidRDefault="002555EE"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36610" w14:textId="77777777" w:rsidR="00F51454" w:rsidRPr="00FB6854" w:rsidRDefault="00F51454"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1BED54" w14:textId="77777777" w:rsidR="00F51454" w:rsidRPr="00FB6854" w:rsidRDefault="00F51454"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6EE25" w14:textId="77777777" w:rsidR="00F51454" w:rsidRPr="00FB6854" w:rsidRDefault="00F51454"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8D55B" w14:textId="58067A55" w:rsidR="002555EE" w:rsidRPr="00FB6854" w:rsidRDefault="007F2A52" w:rsidP="007F2A52">
      <w:pPr>
        <w:pStyle w:val="NoSpacing"/>
        <w:numPr>
          <w:ilvl w:val="0"/>
          <w:numId w:val="22"/>
        </w:numPr>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gramStart"/>
      <w:r w:rsidR="001012E5"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2D1"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r w:rsidR="0003492F"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2C9A53" w14:textId="77777777" w:rsidR="009D295C" w:rsidRPr="00FB6854" w:rsidRDefault="00F51454"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 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Hashtable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Linked list implementation of the Set interface. It inherits the HashSet class and implements the Set interface.</w:t>
      </w:r>
    </w:p>
    <w:p w14:paraId="0FBBEA4C" w14:textId="77777777" w:rsidR="009D295C" w:rsidRPr="00FB6854" w:rsidRDefault="009D295C"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C96BF" w14:textId="77777777" w:rsidR="009D295C" w:rsidRPr="00FB6854" w:rsidRDefault="00F51454" w:rsidP="000A2C08">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important points about the Java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are: </w:t>
      </w:r>
    </w:p>
    <w:p w14:paraId="1CAB25C8" w14:textId="77777777" w:rsidR="009D295C" w:rsidRPr="00FB6854" w:rsidRDefault="00F51454"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contains unique elements only like HashSet. </w:t>
      </w:r>
    </w:p>
    <w:p w14:paraId="49385717" w14:textId="77777777" w:rsidR="009D295C" w:rsidRPr="00FB6854" w:rsidRDefault="00F51454"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provides all optional set operations and permits null elements. </w:t>
      </w:r>
    </w:p>
    <w:p w14:paraId="5888C8CD" w14:textId="77777777" w:rsidR="009D295C" w:rsidRPr="00FB6854" w:rsidRDefault="00F51454"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 non-synchronized. </w:t>
      </w:r>
    </w:p>
    <w:p w14:paraId="2A01475D" w14:textId="1171DF1B" w:rsidR="000A2C08" w:rsidRPr="00FB6854" w:rsidRDefault="00F51454" w:rsidP="000A2C0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maintains insertion order.</w:t>
      </w:r>
    </w:p>
    <w:p w14:paraId="0EEAA1CB" w14:textId="7DE4EB3F" w:rsidR="006863DD" w:rsidRPr="00FB6854" w:rsidRDefault="006863D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21D3D6" wp14:editId="2CB666FD">
            <wp:extent cx="5321573" cy="2540131"/>
            <wp:effectExtent l="0" t="0" r="0" b="0"/>
            <wp:docPr id="95939915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9157" name="Picture 1" descr="A computer code with text&#10;&#10;Description automatically generated"/>
                    <pic:cNvPicPr/>
                  </pic:nvPicPr>
                  <pic:blipFill>
                    <a:blip r:embed="rId14"/>
                    <a:stretch>
                      <a:fillRect/>
                    </a:stretch>
                  </pic:blipFill>
                  <pic:spPr>
                    <a:xfrm>
                      <a:off x="0" y="0"/>
                      <a:ext cx="5321573" cy="2540131"/>
                    </a:xfrm>
                    <a:prstGeom prst="rect">
                      <a:avLst/>
                    </a:prstGeom>
                  </pic:spPr>
                </pic:pic>
              </a:graphicData>
            </a:graphic>
          </wp:inline>
        </w:drawing>
      </w:r>
    </w:p>
    <w:p w14:paraId="16B94D59" w14:textId="77777777" w:rsidR="00986491" w:rsidRPr="00FB6854" w:rsidRDefault="00986491"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52D4E" w14:textId="1F497F69" w:rsidR="0000302C" w:rsidRPr="00FB6854" w:rsidRDefault="0000302C"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1A99F95" wp14:editId="51CEA3C7">
            <wp:extent cx="5731510" cy="2757866"/>
            <wp:effectExtent l="0" t="0" r="2540" b="4445"/>
            <wp:docPr id="921484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4315" name="Picture 1" descr="A screenshot of a computer&#10;&#10;Description automatically generated"/>
                    <pic:cNvPicPr/>
                  </pic:nvPicPr>
                  <pic:blipFill>
                    <a:blip r:embed="rId15"/>
                    <a:stretch>
                      <a:fillRect/>
                    </a:stretch>
                  </pic:blipFill>
                  <pic:spPr>
                    <a:xfrm>
                      <a:off x="0" y="0"/>
                      <a:ext cx="5741669" cy="2762754"/>
                    </a:xfrm>
                    <a:prstGeom prst="rect">
                      <a:avLst/>
                    </a:prstGeom>
                  </pic:spPr>
                </pic:pic>
              </a:graphicData>
            </a:graphic>
          </wp:inline>
        </w:drawing>
      </w:r>
    </w:p>
    <w:p w14:paraId="6D8B85FC" w14:textId="77777777" w:rsidR="006A60C9" w:rsidRPr="00FB6854" w:rsidRDefault="006A60C9"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99681"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1C998"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C94F9"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33FA1"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B89B3"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E45A2"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2655A9" w14:textId="77777777" w:rsidR="007827FD" w:rsidRPr="00FB6854" w:rsidRDefault="007827FD" w:rsidP="000A2C08">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236BF" w14:textId="558B53B4" w:rsidR="00986491" w:rsidRPr="00FB6854" w:rsidRDefault="003E7ADB" w:rsidP="00986491">
      <w:pPr>
        <w:pStyle w:val="NoSpacing"/>
        <w:numPr>
          <w:ilvl w:val="0"/>
          <w:numId w:val="22"/>
        </w:numPr>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Set</w:t>
      </w:r>
      <w:proofErr w:type="gramStart"/>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490A"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b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5F5A"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485F5A"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proofErr w:type="spellStart"/>
      <w:r w:rsidR="00485F5A"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r w:rsidR="00485F5A" w:rsidRPr="00FB6854">
        <w:rPr>
          <w:color w:val="000000" w:themeColor="text1"/>
          <w:sz w:val="28"/>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166602" w14:textId="32B1582A" w:rsidR="005C57B0" w:rsidRPr="00FB6854" w:rsidRDefault="00E76C47"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implements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NavigableSet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 and extends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It is a part of the Java Collections Framework and is used to store elements in a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sorted and unique order</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Internally, it uses a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Red-Black tree) to manage the elements.</w:t>
      </w:r>
    </w:p>
    <w:p w14:paraId="5B25F891" w14:textId="77777777" w:rsidR="00526B20" w:rsidRPr="00FB6854" w:rsidRDefault="00526B20"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6AC17" w14:textId="77777777" w:rsidR="008915CB" w:rsidRPr="00FB6854" w:rsidRDefault="008915CB" w:rsidP="00902949">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important points about the Java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are: </w:t>
      </w:r>
    </w:p>
    <w:p w14:paraId="094AA0C3" w14:textId="77777777" w:rsidR="008915CB" w:rsidRPr="00FB6854" w:rsidRDefault="008915CB"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contains unique elements only like HashSet. </w:t>
      </w:r>
    </w:p>
    <w:p w14:paraId="78637674" w14:textId="77777777" w:rsidR="008915CB" w:rsidRPr="00FB6854" w:rsidRDefault="008915CB"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access and retrieval times are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quiet</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fast. </w:t>
      </w:r>
    </w:p>
    <w:p w14:paraId="75164B06" w14:textId="77777777" w:rsidR="008915CB" w:rsidRPr="00FB6854" w:rsidRDefault="008915CB"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doesn't allow null element. </w:t>
      </w:r>
    </w:p>
    <w:p w14:paraId="2509266E" w14:textId="77777777" w:rsidR="006B4F1E" w:rsidRPr="00FB6854" w:rsidRDefault="008915CB"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 non synchronized. </w:t>
      </w:r>
    </w:p>
    <w:p w14:paraId="67EC8123" w14:textId="77777777" w:rsidR="003C0A77" w:rsidRPr="00FB6854" w:rsidRDefault="008915CB" w:rsidP="0090294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maintains ascending order.</w:t>
      </w:r>
    </w:p>
    <w:p w14:paraId="38E39D63" w14:textId="1EBD86E3" w:rsidR="00526B20" w:rsidRPr="00FB6854" w:rsidRDefault="00BA33D8" w:rsidP="00902949">
      <w:pPr>
        <w:pStyle w:val="NoSpacing"/>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(numbers</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ascending, String</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roofErr w:type="spellStart"/>
      <w:r w:rsidR="006E7290"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alphabatically</w:t>
      </w:r>
      <w:proofErr w:type="spell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529004" w14:textId="77777777" w:rsidR="00CF428E" w:rsidRPr="00FB6854" w:rsidRDefault="00CF428E"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C93D8" w14:textId="180978AA" w:rsidR="00DB338A" w:rsidRPr="00FB6854" w:rsidRDefault="00C537BB"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E66DEDC" wp14:editId="59F82B97">
            <wp:extent cx="4673840" cy="4864350"/>
            <wp:effectExtent l="0" t="0" r="0" b="0"/>
            <wp:docPr id="795475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5545" name="Picture 1" descr="A screenshot of a computer program&#10;&#10;Description automatically generated"/>
                    <pic:cNvPicPr/>
                  </pic:nvPicPr>
                  <pic:blipFill>
                    <a:blip r:embed="rId16"/>
                    <a:stretch>
                      <a:fillRect/>
                    </a:stretch>
                  </pic:blipFill>
                  <pic:spPr>
                    <a:xfrm>
                      <a:off x="0" y="0"/>
                      <a:ext cx="4673840" cy="4864350"/>
                    </a:xfrm>
                    <a:prstGeom prst="rect">
                      <a:avLst/>
                    </a:prstGeom>
                  </pic:spPr>
                </pic:pic>
              </a:graphicData>
            </a:graphic>
          </wp:inline>
        </w:drawing>
      </w:r>
    </w:p>
    <w:p w14:paraId="7D0DC58C" w14:textId="77777777" w:rsidR="00DB338A" w:rsidRPr="00FB6854" w:rsidRDefault="00DB338A"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33DEB" w14:textId="5A200771" w:rsidR="00CF428E" w:rsidRPr="00FB6854" w:rsidRDefault="00DB338A"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9CA5B89" wp14:editId="112E6F98">
            <wp:extent cx="5731510" cy="3782060"/>
            <wp:effectExtent l="0" t="0" r="2540" b="8890"/>
            <wp:docPr id="176496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640" name="Picture 1" descr="A screenshot of a computer&#10;&#10;Description automatically generated"/>
                    <pic:cNvPicPr/>
                  </pic:nvPicPr>
                  <pic:blipFill>
                    <a:blip r:embed="rId17"/>
                    <a:stretch>
                      <a:fillRect/>
                    </a:stretch>
                  </pic:blipFill>
                  <pic:spPr>
                    <a:xfrm>
                      <a:off x="0" y="0"/>
                      <a:ext cx="5731510" cy="3782060"/>
                    </a:xfrm>
                    <a:prstGeom prst="rect">
                      <a:avLst/>
                    </a:prstGeom>
                  </pic:spPr>
                </pic:pic>
              </a:graphicData>
            </a:graphic>
          </wp:inline>
        </w:drawing>
      </w:r>
    </w:p>
    <w:p w14:paraId="466A1416" w14:textId="77777777" w:rsidR="006F5822" w:rsidRPr="00FB6854" w:rsidRDefault="006F5822"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CB1D7" w14:textId="77777777" w:rsidR="00FD7117" w:rsidRPr="00FB6854" w:rsidRDefault="00FD7117" w:rsidP="00244C7A">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3C506" w14:textId="54DD66B7" w:rsidR="006F5822" w:rsidRPr="00FB6854" w:rsidRDefault="00954D6F" w:rsidP="00320180">
      <w:pPr>
        <w:pStyle w:val="NoSpacing"/>
        <w:numPr>
          <w:ilvl w:val="0"/>
          <w:numId w:val="14"/>
        </w:numPr>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Iterator- </w:t>
      </w:r>
      <w:r w:rsidR="006A02A2" w:rsidRPr="00FB6854">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55146" w:rsidRPr="00FB6854">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 </w:t>
      </w:r>
      <w:proofErr w:type="spellStart"/>
      <w:proofErr w:type="gramStart"/>
      <w:r w:rsidR="00955146" w:rsidRPr="00FB6854">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6A02A2" w:rsidRPr="00FB6854">
        <w:rPr>
          <w:color w:val="000000" w:themeColor="text1"/>
          <w:sz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2C5C02" w14:textId="67D772F0" w:rsidR="00BF5217" w:rsidRPr="00FB6854" w:rsidRDefault="006A02A2"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an object that allows you to traverse the elements of a collection (like a List, Set, or Map) one by one without exposing the underlying implementation. It implements the Iterator interface.</w:t>
      </w:r>
    </w:p>
    <w:p w14:paraId="5C321F0F" w14:textId="77777777" w:rsidR="00FD7117" w:rsidRPr="00FB6854" w:rsidRDefault="00FD7117"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7CE1D" w14:textId="77777777" w:rsidR="00FD7117" w:rsidRPr="00FB6854" w:rsidRDefault="00FD7117" w:rsidP="00FD7117">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 of an Iterator</w:t>
      </w:r>
    </w:p>
    <w:p w14:paraId="0EBB1B7C" w14:textId="77777777" w:rsidR="00FD7117" w:rsidRPr="00FB6854" w:rsidRDefault="00FD7117" w:rsidP="00FD7117">
      <w:pPr>
        <w:pStyle w:val="NoSpacing"/>
        <w:numPr>
          <w:ilvl w:val="0"/>
          <w:numId w:val="2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Universal Traversal</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Works on all collections that implement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Iterable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p>
    <w:p w14:paraId="3B1A1B92" w14:textId="77777777" w:rsidR="00FD7117" w:rsidRPr="00FB6854" w:rsidRDefault="00FD7117" w:rsidP="00FD7117">
      <w:pPr>
        <w:pStyle w:val="NoSpacing"/>
        <w:numPr>
          <w:ilvl w:val="0"/>
          <w:numId w:val="2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Forward Traversal Only</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Allows only forward movement through the collection.</w:t>
      </w:r>
    </w:p>
    <w:p w14:paraId="73A07A5D" w14:textId="77777777" w:rsidR="00FD7117" w:rsidRPr="00FB6854" w:rsidRDefault="00FD7117" w:rsidP="00FD7117">
      <w:pPr>
        <w:pStyle w:val="NoSpacing"/>
        <w:numPr>
          <w:ilvl w:val="0"/>
          <w:numId w:val="2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Index Access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Unlike loops with indices, iterators don't use indices to access elements.</w:t>
      </w:r>
    </w:p>
    <w:p w14:paraId="6E83492E" w14:textId="77777777" w:rsidR="00FD7117" w:rsidRPr="00FB6854" w:rsidRDefault="00FD7117" w:rsidP="00FD7117">
      <w:pPr>
        <w:pStyle w:val="NoSpacing"/>
        <w:numPr>
          <w:ilvl w:val="0"/>
          <w:numId w:val="2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Fail-Fast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Iterators throw 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ConcurrentModificationException</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collection is modified during iteration.</w:t>
      </w:r>
    </w:p>
    <w:p w14:paraId="3278F534" w14:textId="77777777" w:rsidR="00FD7117" w:rsidRPr="00FB6854" w:rsidRDefault="00FD7117"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53D34" w14:textId="766FA86D" w:rsidR="00BF5217" w:rsidRPr="00FB6854" w:rsidRDefault="00BF5217" w:rsidP="006A02A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9D5DBA" wp14:editId="2C19193E">
            <wp:extent cx="4943475" cy="1958586"/>
            <wp:effectExtent l="0" t="0" r="0" b="3810"/>
            <wp:docPr id="1834000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0638" name="Picture 1" descr="A screenshot of a computer&#10;&#10;Description automatically generated"/>
                    <pic:cNvPicPr/>
                  </pic:nvPicPr>
                  <pic:blipFill>
                    <a:blip r:embed="rId18"/>
                    <a:stretch>
                      <a:fillRect/>
                    </a:stretch>
                  </pic:blipFill>
                  <pic:spPr>
                    <a:xfrm>
                      <a:off x="0" y="0"/>
                      <a:ext cx="4948577" cy="1960607"/>
                    </a:xfrm>
                    <a:prstGeom prst="rect">
                      <a:avLst/>
                    </a:prstGeom>
                  </pic:spPr>
                </pic:pic>
              </a:graphicData>
            </a:graphic>
          </wp:inline>
        </w:drawing>
      </w:r>
    </w:p>
    <w:p w14:paraId="515C74DA" w14:textId="77777777" w:rsidR="009309B2" w:rsidRPr="00FB6854" w:rsidRDefault="009309B2" w:rsidP="006A02A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712EB" w14:textId="66EA02DF" w:rsidR="00EE653B" w:rsidRPr="00FB6854" w:rsidRDefault="00EE653B" w:rsidP="006A02A2">
      <w:pPr>
        <w:pStyle w:val="NoSpacing"/>
        <w:rPr>
          <w:bCs/>
          <w:i/>
          <w:iCs/>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i/>
          <w:iCs/>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Syntax- </w:t>
      </w:r>
    </w:p>
    <w:p w14:paraId="1137A099" w14:textId="44725797" w:rsidR="001A0F50" w:rsidRPr="00FB6854" w:rsidRDefault="001A0F50" w:rsidP="006A02A2">
      <w:pPr>
        <w:pStyle w:val="NoSpacing"/>
        <w:rPr>
          <w:bCs/>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 an iterator </w:t>
      </w:r>
    </w:p>
    <w:p w14:paraId="37F51FA3" w14:textId="77777777" w:rsidR="001A0F50" w:rsidRPr="00FB6854" w:rsidRDefault="001A0F5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Iterator&lt;String&gt; iterator = </w:t>
      </w:r>
      <w:proofErr w:type="spellStart"/>
      <w:proofErr w:type="gram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proofErr w:type="gram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3CCF9B" w14:textId="77777777" w:rsidR="001A0F50" w:rsidRPr="00FB6854" w:rsidRDefault="001A0F50" w:rsidP="006A02A2">
      <w:pPr>
        <w:pStyle w:val="NoSpacing"/>
        <w:rPr>
          <w:bCs/>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Iterate through the collection </w:t>
      </w:r>
    </w:p>
    <w:p w14:paraId="1BFCF96A" w14:textId="77777777" w:rsidR="001A0F50" w:rsidRPr="00FB6854" w:rsidRDefault="001A0F5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w:t>
      </w:r>
      <w:proofErr w:type="spellStart"/>
      <w:proofErr w:type="gram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iterator.hasNext</w:t>
      </w:r>
      <w:proofErr w:type="spellEnd"/>
      <w:proofErr w:type="gram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AE74C06" w14:textId="77777777" w:rsidR="001A0F50" w:rsidRPr="00FB6854" w:rsidRDefault="001A0F5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fruit = </w:t>
      </w:r>
      <w:proofErr w:type="spellStart"/>
      <w:proofErr w:type="gram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iterator.next</w:t>
      </w:r>
      <w:proofErr w:type="spellEnd"/>
      <w:proofErr w:type="gram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A70C60" w14:textId="52F92402" w:rsidR="009309B2" w:rsidRPr="00FB6854" w:rsidRDefault="001A0F5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
    <w:p w14:paraId="30E3F63F" w14:textId="346AA7AE" w:rsidR="001A0F50" w:rsidRPr="00FB6854" w:rsidRDefault="001A0F5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97F68E" w14:textId="77777777" w:rsidR="00312F48" w:rsidRPr="00FB6854" w:rsidRDefault="00312F48"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25DB4" w14:textId="77777777" w:rsidR="00F66540" w:rsidRPr="00FB6854" w:rsidRDefault="00F66540"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6C1A9" w14:textId="4B44451F" w:rsidR="00312F48" w:rsidRPr="00FB6854" w:rsidRDefault="002D22EC" w:rsidP="002D22EC">
      <w:pPr>
        <w:pStyle w:val="NoSpacing"/>
        <w:numPr>
          <w:ilvl w:val="0"/>
          <w:numId w:val="14"/>
        </w:numPr>
        <w:rPr>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4C7D"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-&gt; </w:t>
      </w:r>
      <w:proofErr w:type="spellStart"/>
      <w:proofErr w:type="gramStart"/>
      <w:r w:rsidR="00F64C7D"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F64C7D"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22442" w14:textId="650E56A9" w:rsidR="002D22EC" w:rsidRPr="00FB6854" w:rsidRDefault="002D22EC"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Java is a specialized version of the Iterator interface that is used for traversing the elements of a List in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forward and backward directions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E303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provides more functionality compared to a standard Iterator.</w:t>
      </w:r>
    </w:p>
    <w:p w14:paraId="51DC0249" w14:textId="77777777" w:rsidR="003C7475" w:rsidRPr="00FB6854" w:rsidRDefault="003C7475"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8A623" w14:textId="77777777" w:rsidR="003C7475" w:rsidRPr="00FB6854" w:rsidRDefault="003C7475" w:rsidP="003C7475">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Key Features of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p>
    <w:p w14:paraId="18CA7924" w14:textId="77777777" w:rsidR="003C7475" w:rsidRPr="00FB6854" w:rsidRDefault="003C7475" w:rsidP="003C7475">
      <w:pPr>
        <w:pStyle w:val="NoSpacing"/>
        <w:numPr>
          <w:ilvl w:val="0"/>
          <w:numId w:val="2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Bidirectional Traversal</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 traverse a list in both forward and backward directions.</w:t>
      </w:r>
    </w:p>
    <w:p w14:paraId="2A960743" w14:textId="77777777" w:rsidR="003C7475" w:rsidRPr="00FB6854" w:rsidRDefault="003C7475" w:rsidP="003C7475">
      <w:pPr>
        <w:pStyle w:val="NoSpacing"/>
        <w:numPr>
          <w:ilvl w:val="0"/>
          <w:numId w:val="2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Elements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Allows updating or adding elements during iteration.</w:t>
      </w:r>
    </w:p>
    <w:p w14:paraId="58A15D1F" w14:textId="77777777" w:rsidR="003C7475" w:rsidRPr="00FB6854" w:rsidRDefault="003C7475" w:rsidP="003C7475">
      <w:pPr>
        <w:pStyle w:val="NoSpacing"/>
        <w:numPr>
          <w:ilvl w:val="0"/>
          <w:numId w:val="2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 Access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Provides access to the current index of the iterator.</w:t>
      </w:r>
    </w:p>
    <w:p w14:paraId="417E488D" w14:textId="77777777" w:rsidR="003C7475" w:rsidRPr="00FB6854" w:rsidRDefault="003C7475" w:rsidP="003C7475">
      <w:pPr>
        <w:pStyle w:val="NoSpacing"/>
        <w:numPr>
          <w:ilvl w:val="0"/>
          <w:numId w:val="2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 Only for Lists</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Works only with collections that implement the List interface (e.g.,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LinkedList).</w:t>
      </w:r>
    </w:p>
    <w:p w14:paraId="7097E0E4" w14:textId="77777777" w:rsidR="000E303A" w:rsidRPr="00FB6854" w:rsidRDefault="000E303A" w:rsidP="006A02A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50B6A" w14:textId="07C77D09" w:rsidR="000E303A" w:rsidRPr="00FB6854" w:rsidRDefault="00D56E70" w:rsidP="006A02A2">
      <w:pPr>
        <w:pStyle w:val="NoSpacing"/>
        <w:rPr>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B148748" wp14:editId="75CD24F9">
            <wp:extent cx="5416828" cy="3492679"/>
            <wp:effectExtent l="0" t="0" r="0" b="0"/>
            <wp:docPr id="146310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3191" name="Picture 1" descr="A screenshot of a computer&#10;&#10;Description automatically generated"/>
                    <pic:cNvPicPr/>
                  </pic:nvPicPr>
                  <pic:blipFill>
                    <a:blip r:embed="rId19"/>
                    <a:stretch>
                      <a:fillRect/>
                    </a:stretch>
                  </pic:blipFill>
                  <pic:spPr>
                    <a:xfrm>
                      <a:off x="0" y="0"/>
                      <a:ext cx="5416828" cy="3492679"/>
                    </a:xfrm>
                    <a:prstGeom prst="rect">
                      <a:avLst/>
                    </a:prstGeom>
                  </pic:spPr>
                </pic:pic>
              </a:graphicData>
            </a:graphic>
          </wp:inline>
        </w:drawing>
      </w:r>
    </w:p>
    <w:p w14:paraId="30A14C7B" w14:textId="77777777" w:rsidR="00B01E27" w:rsidRPr="00FB6854" w:rsidRDefault="00B01E27" w:rsidP="006A02A2">
      <w:pPr>
        <w:pStyle w:val="NoSpacing"/>
        <w:rPr>
          <w:i/>
          <w:iCs/>
          <w:color w:val="000000" w:themeColor="text1"/>
          <w:sz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312E66" w14:textId="3EC072B7" w:rsidR="00B01E27" w:rsidRPr="00FB6854" w:rsidRDefault="003D708A" w:rsidP="006A02A2">
      <w:pPr>
        <w:pStyle w:val="NoSpacing"/>
        <w:rPr>
          <w:bCs/>
          <w:i/>
          <w:i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i/>
          <w:iCs/>
          <w:color w:val="000000" w:themeColor="text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Syntax- </w:t>
      </w:r>
    </w:p>
    <w:p w14:paraId="6B77AAC8" w14:textId="77777777" w:rsidR="00B309AB" w:rsidRPr="00FB6854" w:rsidRDefault="00B309AB"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 a </w:t>
      </w: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8076B3" w14:textId="77777777" w:rsidR="00B309AB" w:rsidRPr="00FB6854" w:rsidRDefault="00B309AB"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ListIterator</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&lt;String&gt; iterator = </w:t>
      </w:r>
      <w:proofErr w:type="spellStart"/>
      <w:proofErr w:type="gram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list.listIterator</w:t>
      </w:r>
      <w:proofErr w:type="spellEnd"/>
      <w:proofErr w:type="gram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08CD96" w14:textId="77777777" w:rsidR="00B309AB" w:rsidRPr="00FB6854" w:rsidRDefault="00B309AB"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Forward traversal </w:t>
      </w: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("Forward Traversal:"); </w:t>
      </w:r>
    </w:p>
    <w:p w14:paraId="72AC4B37" w14:textId="1149F34C" w:rsidR="00867799" w:rsidRPr="00FB6854" w:rsidRDefault="00B309AB" w:rsidP="006A02A2">
      <w:pPr>
        <w:pStyle w:val="NoSpacing"/>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w:t>
      </w:r>
      <w:proofErr w:type="spellStart"/>
      <w:proofErr w:type="gram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iterator.hasNext</w:t>
      </w:r>
      <w:proofErr w:type="spellEnd"/>
      <w:proofErr w:type="gram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iterator.next</w:t>
      </w:r>
      <w:proofErr w:type="spellEnd"/>
      <w:r w:rsidRPr="00FB6854">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F0D3F86" w14:textId="7E7A07AC" w:rsidR="00867799" w:rsidRPr="00FB6854" w:rsidRDefault="00480D4F" w:rsidP="00480D4F">
      <w:pPr>
        <w:pStyle w:val="NoSpacing"/>
        <w:numPr>
          <w:ilvl w:val="0"/>
          <w:numId w:val="14"/>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Fail-Fast </w:t>
      </w:r>
      <w:r w:rsidR="003E311D"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E81F92" w14:textId="50B1D3C9" w:rsidR="003E311D" w:rsidRPr="00FB6854" w:rsidRDefault="006438B3"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ConcurrentModifyExc</w:t>
      </w:r>
      <w:r w:rsidR="001E11BC"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eption</w:t>
      </w:r>
      <w:proofErr w:type="spellEnd"/>
      <w:r w:rsidR="001E11BC"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11B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occurs if we try to manipulate data (</w:t>
      </w:r>
      <w:proofErr w:type="spellStart"/>
      <w:proofErr w:type="gramStart"/>
      <w:r w:rsidR="001E11B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add,remove</w:t>
      </w:r>
      <w:proofErr w:type="gramEnd"/>
      <w:r w:rsidR="001E11B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roofErr w:type="spellEnd"/>
      <w:r w:rsidR="001E11B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 the time of iteration</w:t>
      </w:r>
      <w:r w:rsidR="0073418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104BFD" w14:textId="77777777" w:rsidR="00A7656A" w:rsidRPr="00FB6854" w:rsidRDefault="00A7656A"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40DE9B" w14:textId="77777777" w:rsidR="00A7656A" w:rsidRPr="00FB6854" w:rsidRDefault="00A7656A" w:rsidP="00A7656A">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 of Fail-Fast Iterators:</w:t>
      </w:r>
    </w:p>
    <w:p w14:paraId="12A8AF96" w14:textId="77777777" w:rsidR="00A7656A" w:rsidRPr="00FB6854" w:rsidRDefault="00A7656A" w:rsidP="00A7656A">
      <w:pPr>
        <w:pStyle w:val="NoSpacing"/>
        <w:numPr>
          <w:ilvl w:val="0"/>
          <w:numId w:val="26"/>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Immediate Error</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detect structural modifications during iteration and fail fast by throwing 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ConcurrentModificationException</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64C7B6" w14:textId="77777777" w:rsidR="00A7656A" w:rsidRPr="00FB6854" w:rsidRDefault="00A7656A" w:rsidP="00A7656A">
      <w:pPr>
        <w:pStyle w:val="NoSpacing"/>
        <w:numPr>
          <w:ilvl w:val="0"/>
          <w:numId w:val="26"/>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Structural Modification</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refers to operations that add, remove, or rearrange elements in the collection (e.g.,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remove()).</w:t>
      </w:r>
    </w:p>
    <w:p w14:paraId="714E7020" w14:textId="77777777" w:rsidR="00A7656A" w:rsidRPr="00FB6854" w:rsidRDefault="00A7656A" w:rsidP="00A7656A">
      <w:pPr>
        <w:pStyle w:val="NoSpacing"/>
        <w:numPr>
          <w:ilvl w:val="0"/>
          <w:numId w:val="26"/>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 Scope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Fail-fast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applies to iterators and enhanced for-loops, as they use iterators internally.</w:t>
      </w:r>
    </w:p>
    <w:p w14:paraId="019070A7" w14:textId="38B7D48C" w:rsidR="00A7656A" w:rsidRPr="00FB6854" w:rsidRDefault="00A7656A" w:rsidP="003E311D">
      <w:pPr>
        <w:pStyle w:val="NoSpacing"/>
        <w:numPr>
          <w:ilvl w:val="0"/>
          <w:numId w:val="26"/>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Non-Synchronized</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Fail-fast iterators are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thread-safe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concurrent modifications in multiple threads can result in exceptions or unpredictable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EAA7F7" w14:textId="77777777" w:rsidR="00930C24" w:rsidRPr="00FB6854" w:rsidRDefault="00930C24"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7FD92" w14:textId="77A0790B" w:rsidR="00930C24" w:rsidRPr="00FB6854" w:rsidRDefault="00930C24"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5082EB" wp14:editId="3D7B44C7">
            <wp:extent cx="4317754" cy="4277033"/>
            <wp:effectExtent l="0" t="0" r="6985" b="0"/>
            <wp:docPr id="113507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71171" name=""/>
                    <pic:cNvPicPr/>
                  </pic:nvPicPr>
                  <pic:blipFill>
                    <a:blip r:embed="rId20"/>
                    <a:stretch>
                      <a:fillRect/>
                    </a:stretch>
                  </pic:blipFill>
                  <pic:spPr>
                    <a:xfrm>
                      <a:off x="0" y="0"/>
                      <a:ext cx="4339673" cy="4298745"/>
                    </a:xfrm>
                    <a:prstGeom prst="rect">
                      <a:avLst/>
                    </a:prstGeom>
                  </pic:spPr>
                </pic:pic>
              </a:graphicData>
            </a:graphic>
          </wp:inline>
        </w:drawing>
      </w:r>
    </w:p>
    <w:p w14:paraId="4AB3E5F3" w14:textId="77777777" w:rsidR="00C5791B" w:rsidRPr="00FB6854" w:rsidRDefault="00C5791B"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84BA62" w14:textId="10F82D72" w:rsidR="00AC0F8E" w:rsidRPr="00FB6854" w:rsidRDefault="00AC0F8E" w:rsidP="00AC0F8E">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Collections with Fail-Fast </w:t>
      </w:r>
      <w:proofErr w:type="spellStart"/>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EEFCCB" w14:textId="77777777" w:rsidR="00AC0F8E" w:rsidRPr="00FB6854" w:rsidRDefault="00AC0F8E" w:rsidP="00AC0F8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Fail-fast iterators are typically used in non-thread-safe collections like:</w:t>
      </w:r>
    </w:p>
    <w:p w14:paraId="0664E49F" w14:textId="77777777" w:rsidR="00AC0F8E" w:rsidRPr="00FB6854" w:rsidRDefault="00AC0F8E" w:rsidP="00AC0F8E">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ArrayList</w:t>
      </w:r>
      <w:proofErr w:type="spellEnd"/>
    </w:p>
    <w:p w14:paraId="67A35850" w14:textId="77777777" w:rsidR="00AC0F8E" w:rsidRPr="00FB6854" w:rsidRDefault="00AC0F8E" w:rsidP="00AC0F8E">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LinkedList</w:t>
      </w:r>
    </w:p>
    <w:p w14:paraId="007FE9E1" w14:textId="77777777" w:rsidR="00AC0F8E" w:rsidRPr="00FB6854" w:rsidRDefault="00AC0F8E" w:rsidP="00AC0F8E">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HashSet</w:t>
      </w:r>
    </w:p>
    <w:p w14:paraId="463C1708" w14:textId="77777777" w:rsidR="00AC0F8E" w:rsidRPr="00FB6854" w:rsidRDefault="00AC0F8E" w:rsidP="00AC0F8E">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TreeSet</w:t>
      </w:r>
      <w:proofErr w:type="spellEnd"/>
    </w:p>
    <w:p w14:paraId="0A4C73E3" w14:textId="77777777" w:rsidR="00AC0F8E" w:rsidRPr="00FB6854" w:rsidRDefault="00AC0F8E" w:rsidP="00AC0F8E">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HashMap</w:t>
      </w:r>
    </w:p>
    <w:p w14:paraId="2E35D963" w14:textId="6E0C5FD8" w:rsidR="00A00BA6" w:rsidRPr="00FB6854" w:rsidRDefault="00AC0F8E" w:rsidP="002646EB">
      <w:pPr>
        <w:pStyle w:val="NoSpacing"/>
        <w:numPr>
          <w:ilvl w:val="0"/>
          <w:numId w:val="25"/>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p>
    <w:p w14:paraId="2019448C" w14:textId="77777777" w:rsidR="002646EB" w:rsidRPr="00FB6854" w:rsidRDefault="002646EB" w:rsidP="002646EB">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15F72" w14:textId="39292FC1" w:rsidR="0033590D" w:rsidRPr="00FB6854" w:rsidRDefault="00511976" w:rsidP="00511976">
      <w:pPr>
        <w:pStyle w:val="NoSpacing"/>
        <w:numPr>
          <w:ilvl w:val="0"/>
          <w:numId w:val="14"/>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Fail-Safe in java- </w:t>
      </w:r>
    </w:p>
    <w:p w14:paraId="28B9F1CD" w14:textId="123A3C79" w:rsidR="00DC7098" w:rsidRPr="00FB6854" w:rsidRDefault="00583B0D" w:rsidP="00DC7098">
      <w:pPr>
        <w:pStyle w:val="NoSpacing"/>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fail-safe</w:t>
      </w: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refers to a property of certain iterators that allow modifications to the collection during iteration </w:t>
      </w: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without throwing a </w:t>
      </w:r>
      <w:proofErr w:type="spellStart"/>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ConcurrentModificationException</w:t>
      </w:r>
      <w:proofErr w:type="spellEnd"/>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iterators operate on a </w:t>
      </w: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separate copy</w:t>
      </w: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collection (a snapshot), which ensures that structural changes do not affect the iteration process.</w:t>
      </w:r>
    </w:p>
    <w:p w14:paraId="4AFC7D70" w14:textId="77777777" w:rsidR="00583B0D" w:rsidRPr="00FB6854" w:rsidRDefault="00583B0D" w:rsidP="00DC709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FE97E" w14:textId="77777777" w:rsidR="00D628BB" w:rsidRPr="00FB6854" w:rsidRDefault="00D628BB" w:rsidP="00D628BB">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Features of Fail-Safe Iterators:</w:t>
      </w:r>
    </w:p>
    <w:p w14:paraId="51ED88EC" w14:textId="77777777" w:rsidR="00D628BB" w:rsidRPr="00FB6854" w:rsidRDefault="00D628BB" w:rsidP="00D628BB">
      <w:pPr>
        <w:pStyle w:val="NoSpacing"/>
        <w:numPr>
          <w:ilvl w:val="0"/>
          <w:numId w:val="27"/>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Snapshot-Based</w:t>
      </w: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Fail-safe iterators work on a </w:t>
      </w: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clone</w:t>
      </w: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snapshot of the original collection, meaning they are unaffected by structural modifications.</w:t>
      </w:r>
    </w:p>
    <w:p w14:paraId="20AAB335" w14:textId="77777777" w:rsidR="00D628BB" w:rsidRPr="00FB6854" w:rsidRDefault="00D628BB" w:rsidP="00D628BB">
      <w:pPr>
        <w:pStyle w:val="NoSpacing"/>
        <w:numPr>
          <w:ilvl w:val="0"/>
          <w:numId w:val="27"/>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Thread-Safe</w:t>
      </w: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These iterators are often used in concurrent environments where multiple threads might modify the collection simultaneously.</w:t>
      </w:r>
    </w:p>
    <w:p w14:paraId="4FA9BA31" w14:textId="77777777" w:rsidR="00D628BB" w:rsidRPr="00FB6854" w:rsidRDefault="00D628BB" w:rsidP="00D628BB">
      <w:pPr>
        <w:pStyle w:val="NoSpacing"/>
        <w:numPr>
          <w:ilvl w:val="0"/>
          <w:numId w:val="27"/>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No </w:t>
      </w:r>
      <w:proofErr w:type="spellStart"/>
      <w:r w:rsidRPr="00FB6854">
        <w:rPr>
          <w:bCs/>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ConcurrentModificationException</w:t>
      </w:r>
      <w:proofErr w:type="spellEnd"/>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Modifications to the collection during iteration do not throw exceptions.</w:t>
      </w:r>
    </w:p>
    <w:p w14:paraId="6547596C" w14:textId="77777777" w:rsidR="00583B0D" w:rsidRPr="00FB6854" w:rsidRDefault="00583B0D" w:rsidP="00DC7098">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085050" w14:textId="77777777" w:rsidR="004C6FC8" w:rsidRPr="00FB6854" w:rsidRDefault="004C6FC8" w:rsidP="004C6FC8">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Examples of Fail-Safe Collections:</w:t>
      </w:r>
    </w:p>
    <w:p w14:paraId="65FE04B9" w14:textId="77777777" w:rsidR="004C6FC8" w:rsidRPr="00FB6854" w:rsidRDefault="004C6FC8" w:rsidP="004C6FC8">
      <w:pPr>
        <w:pStyle w:val="NoSpacing"/>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Fail-safe </w:t>
      </w:r>
      <w:proofErr w:type="spellStart"/>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implemented in concurrent collections like:</w:t>
      </w:r>
    </w:p>
    <w:p w14:paraId="5D080A31" w14:textId="77777777" w:rsidR="004C6FC8" w:rsidRPr="00FB6854" w:rsidRDefault="004C6FC8" w:rsidP="004C6FC8">
      <w:pPr>
        <w:pStyle w:val="NoSpacing"/>
        <w:numPr>
          <w:ilvl w:val="0"/>
          <w:numId w:val="28"/>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CopyOnWriteArrayList</w:t>
      </w:r>
      <w:proofErr w:type="spellEnd"/>
    </w:p>
    <w:p w14:paraId="187BE39A" w14:textId="77777777" w:rsidR="004C6FC8" w:rsidRPr="00FB6854" w:rsidRDefault="004C6FC8" w:rsidP="004C6FC8">
      <w:pPr>
        <w:pStyle w:val="NoSpacing"/>
        <w:numPr>
          <w:ilvl w:val="0"/>
          <w:numId w:val="28"/>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CopyOnWriteArraySet</w:t>
      </w:r>
      <w:proofErr w:type="spellEnd"/>
    </w:p>
    <w:p w14:paraId="63D750B4" w14:textId="77777777" w:rsidR="004C6FC8" w:rsidRPr="00FB6854" w:rsidRDefault="004C6FC8" w:rsidP="004C6FC8">
      <w:pPr>
        <w:pStyle w:val="NoSpacing"/>
        <w:numPr>
          <w:ilvl w:val="0"/>
          <w:numId w:val="28"/>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ConcurrentHashMap</w:t>
      </w:r>
      <w:proofErr w:type="spellEnd"/>
    </w:p>
    <w:p w14:paraId="563FE75A" w14:textId="77777777" w:rsidR="004C6FC8" w:rsidRPr="00FB6854" w:rsidRDefault="004C6FC8" w:rsidP="004C6FC8">
      <w:pPr>
        <w:pStyle w:val="NoSpacing"/>
        <w:numPr>
          <w:ilvl w:val="0"/>
          <w:numId w:val="28"/>
        </w:numPr>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ConcurrentSkipListMap</w:t>
      </w:r>
      <w:proofErr w:type="spellEnd"/>
    </w:p>
    <w:p w14:paraId="001DD56A" w14:textId="77777777" w:rsidR="00A00BA6" w:rsidRPr="00FB6854" w:rsidRDefault="00A00BA6" w:rsidP="00A00BA6">
      <w:pPr>
        <w:pStyle w:val="NoSpacing"/>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529BA" w14:textId="77777777" w:rsidR="0059030E" w:rsidRPr="00FB6854" w:rsidRDefault="0059030E" w:rsidP="00A00BA6">
      <w:pPr>
        <w:pStyle w:val="NoSpacing"/>
        <w:rPr>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2532E" w14:textId="218C4532" w:rsidR="00C5791B" w:rsidRPr="00FB6854" w:rsidRDefault="004E02CA"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D475BE5" wp14:editId="74A9DC69">
            <wp:extent cx="3693421" cy="4377321"/>
            <wp:effectExtent l="0" t="0" r="2540" b="4445"/>
            <wp:docPr id="6088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2927" name=""/>
                    <pic:cNvPicPr/>
                  </pic:nvPicPr>
                  <pic:blipFill>
                    <a:blip r:embed="rId21"/>
                    <a:stretch>
                      <a:fillRect/>
                    </a:stretch>
                  </pic:blipFill>
                  <pic:spPr>
                    <a:xfrm>
                      <a:off x="0" y="0"/>
                      <a:ext cx="3715301" cy="4403252"/>
                    </a:xfrm>
                    <a:prstGeom prst="rect">
                      <a:avLst/>
                    </a:prstGeom>
                  </pic:spPr>
                </pic:pic>
              </a:graphicData>
            </a:graphic>
          </wp:inline>
        </w:drawing>
      </w:r>
    </w:p>
    <w:p w14:paraId="5C2DFC3C" w14:textId="77777777" w:rsidR="00BC6171" w:rsidRPr="00FB6854" w:rsidRDefault="00BC6171"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F042C" w14:textId="3D3FC9F3" w:rsidR="00BC6171" w:rsidRPr="00FB6854" w:rsidRDefault="00BC6171"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33516F" wp14:editId="72C7E736">
            <wp:extent cx="4919298" cy="1704913"/>
            <wp:effectExtent l="0" t="0" r="0" b="0"/>
            <wp:docPr id="135541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2671" name="Picture 1" descr="A screenshot of a computer&#10;&#10;Description automatically generated"/>
                    <pic:cNvPicPr/>
                  </pic:nvPicPr>
                  <pic:blipFill>
                    <a:blip r:embed="rId22"/>
                    <a:stretch>
                      <a:fillRect/>
                    </a:stretch>
                  </pic:blipFill>
                  <pic:spPr>
                    <a:xfrm>
                      <a:off x="0" y="0"/>
                      <a:ext cx="4955418" cy="1717431"/>
                    </a:xfrm>
                    <a:prstGeom prst="rect">
                      <a:avLst/>
                    </a:prstGeom>
                  </pic:spPr>
                </pic:pic>
              </a:graphicData>
            </a:graphic>
          </wp:inline>
        </w:drawing>
      </w:r>
    </w:p>
    <w:p w14:paraId="3D7B4F0A" w14:textId="77777777" w:rsidR="00375515" w:rsidRPr="00FB6854" w:rsidRDefault="00375515" w:rsidP="003E311D">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46DA2" w14:textId="7B67CF77" w:rsidR="00375515" w:rsidRPr="00FB6854" w:rsidRDefault="007400B3" w:rsidP="009441DF">
      <w:pPr>
        <w:pStyle w:val="NoSpacing"/>
        <w:numPr>
          <w:ilvl w:val="0"/>
          <w:numId w:val="14"/>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Comparable &amp; Comparator in java- </w:t>
      </w:r>
    </w:p>
    <w:p w14:paraId="163F24BD" w14:textId="14DB9C27" w:rsidR="00963B8C" w:rsidRPr="00FB6854" w:rsidRDefault="00CC67EF" w:rsidP="00963B8C">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noProof/>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025145" wp14:editId="7E127691">
            <wp:extent cx="4273973" cy="1682749"/>
            <wp:effectExtent l="0" t="0" r="0" b="0"/>
            <wp:docPr id="191157789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7890" name="Picture 1" descr="A close-up of a text&#10;&#10;AI-generated content may be incorrect."/>
                    <pic:cNvPicPr/>
                  </pic:nvPicPr>
                  <pic:blipFill>
                    <a:blip r:embed="rId23"/>
                    <a:stretch>
                      <a:fillRect/>
                    </a:stretch>
                  </pic:blipFill>
                  <pic:spPr>
                    <a:xfrm>
                      <a:off x="0" y="0"/>
                      <a:ext cx="4285483" cy="1687281"/>
                    </a:xfrm>
                    <a:prstGeom prst="rect">
                      <a:avLst/>
                    </a:prstGeom>
                  </pic:spPr>
                </pic:pic>
              </a:graphicData>
            </a:graphic>
          </wp:inline>
        </w:drawing>
      </w:r>
    </w:p>
    <w:p w14:paraId="5679813A" w14:textId="134288E8" w:rsidR="00670109" w:rsidRPr="00FB6854" w:rsidRDefault="00670109" w:rsidP="00963B8C">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noProof/>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8AD963" wp14:editId="3B044B21">
            <wp:extent cx="4280747" cy="1339850"/>
            <wp:effectExtent l="0" t="0" r="5715" b="0"/>
            <wp:docPr id="246343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3025" name="Picture 1" descr="A screenshot of a computer&#10;&#10;AI-generated content may be incorrect."/>
                    <pic:cNvPicPr/>
                  </pic:nvPicPr>
                  <pic:blipFill>
                    <a:blip r:embed="rId24"/>
                    <a:stretch>
                      <a:fillRect/>
                    </a:stretch>
                  </pic:blipFill>
                  <pic:spPr>
                    <a:xfrm>
                      <a:off x="0" y="0"/>
                      <a:ext cx="4283123" cy="1340594"/>
                    </a:xfrm>
                    <a:prstGeom prst="rect">
                      <a:avLst/>
                    </a:prstGeom>
                  </pic:spPr>
                </pic:pic>
              </a:graphicData>
            </a:graphic>
          </wp:inline>
        </w:drawing>
      </w:r>
    </w:p>
    <w:p w14:paraId="7AF3711A" w14:textId="77777777" w:rsidR="0024137D" w:rsidRPr="00FB6854" w:rsidRDefault="0024137D" w:rsidP="00963B8C">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8BFD0" w14:textId="77777777" w:rsidR="00F217D9" w:rsidRPr="00FB6854" w:rsidRDefault="00F217D9" w:rsidP="00963B8C">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1A474" w14:textId="2E4B3D17" w:rsidR="00F217D9" w:rsidRPr="00FB6854" w:rsidRDefault="007773D0" w:rsidP="007773D0">
      <w:pPr>
        <w:pStyle w:val="NoSpacing"/>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F25604"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4749"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Maps-</w:t>
      </w:r>
      <w:r w:rsidR="00F44A66"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202A"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7356D"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package-&gt;</w:t>
      </w:r>
      <w:r w:rsidR="00A27315"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37356D"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89202A"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9921F7" w14:textId="77777777" w:rsidR="006F7184" w:rsidRPr="00FB6854" w:rsidRDefault="006F7184" w:rsidP="006F7184">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HashMap,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classes in Java's </w:t>
      </w: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package that implement the Map interface. They store key-value pairs but differ in performance, ordering, and underlying data structures.</w:t>
      </w:r>
    </w:p>
    <w:p w14:paraId="0F58D260" w14:textId="2C1AA752" w:rsidR="00DF3A08" w:rsidRPr="00FB6854" w:rsidRDefault="00DF3A08" w:rsidP="006F7184">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B7DC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Map doesn't allow duplicate keys, but you can have duplicate values.</w:t>
      </w:r>
    </w:p>
    <w:p w14:paraId="03C644A7" w14:textId="77777777" w:rsidR="00900E1B" w:rsidRPr="00FB6854" w:rsidRDefault="00900E1B" w:rsidP="007773D0">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F09E5" w14:textId="77777777" w:rsidR="00B04312" w:rsidRPr="00FB6854" w:rsidRDefault="00B04312" w:rsidP="007773D0">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9BB063" w14:textId="6085CDCB" w:rsidR="00B04312" w:rsidRPr="00FB6854" w:rsidRDefault="004222C2" w:rsidP="004222C2">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31373A"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9572A"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HashMap- </w:t>
      </w:r>
      <w:r w:rsidR="000A4286"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286"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r w:rsidR="000A4286"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roofErr w:type="spellStart"/>
      <w:proofErr w:type="gramStart"/>
      <w:r w:rsidR="000A4286"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java.util</w:t>
      </w:r>
      <w:proofErr w:type="spellEnd"/>
      <w:proofErr w:type="gramEnd"/>
      <w:r w:rsidR="000A4286" w:rsidRPr="00FB6854">
        <w:rPr>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DB69D9" w14:textId="73E3B190" w:rsidR="00E92B59" w:rsidRPr="00FB6854" w:rsidRDefault="00C479A1"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HashMap class implements the Map interface which allows us to store key and value pair, where keys should be unique. If you try to insert the duplicate key, it will replace the element of the corresponding key. It is easy</w:t>
      </w:r>
      <w:r w:rsidR="00B42D2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perform operations using the key index like </w:t>
      </w:r>
      <w:proofErr w:type="spellStart"/>
      <w:r w:rsidR="00B42D2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updation</w:t>
      </w:r>
      <w:proofErr w:type="spellEnd"/>
      <w:r w:rsidR="00B42D2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deletion, etc. </w:t>
      </w:r>
    </w:p>
    <w:p w14:paraId="03DEB589" w14:textId="77777777" w:rsidR="00666F74"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inherits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and implements the Map interface. </w:t>
      </w:r>
    </w:p>
    <w:p w14:paraId="667EA203" w14:textId="77777777" w:rsidR="00666F74"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8C480" w14:textId="77777777" w:rsidR="00666F74"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F304B" w14:textId="77777777" w:rsidR="00666F74"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15262" w14:textId="77777777" w:rsidR="008A7179" w:rsidRPr="00FB6854" w:rsidRDefault="008A7179"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77225A" w14:textId="6B42635E" w:rsidR="00B223C0" w:rsidRPr="00FB6854" w:rsidRDefault="00666F74" w:rsidP="004222C2">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Points to remember </w:t>
      </w:r>
      <w:r w:rsidR="00C62931"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ACB756" w14:textId="450E975A" w:rsidR="00B223C0"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8F2414"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contains values based on the key. </w:t>
      </w:r>
    </w:p>
    <w:p w14:paraId="29E392AA" w14:textId="1A065F7C" w:rsidR="00B223C0"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5947D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contains only unique keys. </w:t>
      </w:r>
    </w:p>
    <w:p w14:paraId="7B97ADBD" w14:textId="1F6598F0" w:rsidR="00B223C0"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5947D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may have one null key and multiple null values. </w:t>
      </w:r>
    </w:p>
    <w:p w14:paraId="31ED7D50" w14:textId="72D04687" w:rsidR="00B223C0"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092E4E"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non synchronized. </w:t>
      </w:r>
    </w:p>
    <w:p w14:paraId="6E37F868" w14:textId="64F45802" w:rsidR="00B223C0"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384CA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maintains no order. </w:t>
      </w:r>
    </w:p>
    <w:p w14:paraId="47FC59FD" w14:textId="7EED3C87" w:rsidR="00666F74" w:rsidRPr="00FB6854" w:rsidRDefault="00666F7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 default capacity of Java HashMap class is 16 with a load factor of 0.75.</w:t>
      </w:r>
    </w:p>
    <w:p w14:paraId="219CA144" w14:textId="77777777" w:rsidR="00D560BE" w:rsidRPr="00FB6854" w:rsidRDefault="00D560BE"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A635C5" w14:textId="04366C3C" w:rsidR="00D560BE" w:rsidRPr="00FB6854" w:rsidRDefault="00BD1F7F"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6E2E21C" wp14:editId="70423284">
            <wp:extent cx="5404993" cy="2330027"/>
            <wp:effectExtent l="0" t="0" r="5715" b="0"/>
            <wp:docPr id="87915845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8454" name="Picture 1" descr="A computer screen shot of a code&#10;&#10;AI-generated content may be incorrect."/>
                    <pic:cNvPicPr/>
                  </pic:nvPicPr>
                  <pic:blipFill>
                    <a:blip r:embed="rId25"/>
                    <a:stretch>
                      <a:fillRect/>
                    </a:stretch>
                  </pic:blipFill>
                  <pic:spPr>
                    <a:xfrm>
                      <a:off x="0" y="0"/>
                      <a:ext cx="5440316" cy="2345254"/>
                    </a:xfrm>
                    <a:prstGeom prst="rect">
                      <a:avLst/>
                    </a:prstGeom>
                  </pic:spPr>
                </pic:pic>
              </a:graphicData>
            </a:graphic>
          </wp:inline>
        </w:drawing>
      </w:r>
    </w:p>
    <w:p w14:paraId="3DE0AEA2" w14:textId="77777777" w:rsidR="008E630D" w:rsidRPr="00FB6854" w:rsidRDefault="008E630D"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093E7" w14:textId="42318E74" w:rsidR="008E630D" w:rsidRPr="00FB6854" w:rsidRDefault="005D0935" w:rsidP="004222C2">
      <w:pPr>
        <w:pStyle w:val="NoSpacing"/>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42865"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33A19" w:rsidRPr="00FB6854">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AC926E" w14:textId="6F5F9DB1" w:rsidR="006526F9"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Hashtable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Linked list implementation of the Map interface, with predictable iteration order. It inherits HashMap class and implements the Map interface. </w:t>
      </w:r>
    </w:p>
    <w:p w14:paraId="54E788B2" w14:textId="77777777" w:rsidR="006526F9" w:rsidRPr="00FB6854" w:rsidRDefault="006526F9"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C5EFC" w14:textId="1CEF65ED" w:rsidR="00A447D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Points to remember</w:t>
      </w:r>
      <w:r w:rsidR="0044797E"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F72A9D" w14:textId="77777777" w:rsidR="00A447D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contains values based on the key. </w:t>
      </w:r>
    </w:p>
    <w:p w14:paraId="539B57E4" w14:textId="77777777" w:rsidR="00A447D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contains unique elements. </w:t>
      </w:r>
    </w:p>
    <w:p w14:paraId="43B104FA" w14:textId="77777777" w:rsidR="00A447D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may have one null key and multiple null values. 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non synchronized. </w:t>
      </w:r>
    </w:p>
    <w:p w14:paraId="4437F058" w14:textId="77777777" w:rsidR="00A447D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LinkedHashMap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maintains insertion order. </w:t>
      </w:r>
    </w:p>
    <w:p w14:paraId="0B45E638" w14:textId="7918B72B" w:rsidR="00084D0A" w:rsidRPr="00FB6854" w:rsidRDefault="00084D0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 default capacity of Java HashMap class is 16 with a load factor of 0.75.</w:t>
      </w:r>
    </w:p>
    <w:p w14:paraId="5A170DD5" w14:textId="77777777" w:rsidR="00D83A32" w:rsidRPr="00FB6854" w:rsidRDefault="00D83A32"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3F27F" w14:textId="08EC1033" w:rsidR="00654506" w:rsidRPr="00FB6854" w:rsidRDefault="00D83A32"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A054AD9" wp14:editId="7C26A664">
            <wp:extent cx="5363899" cy="2350346"/>
            <wp:effectExtent l="0" t="0" r="8255" b="0"/>
            <wp:docPr id="4074862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6223" name="Picture 1" descr="A screenshot of a computer code&#10;&#10;AI-generated content may be incorrect."/>
                    <pic:cNvPicPr/>
                  </pic:nvPicPr>
                  <pic:blipFill>
                    <a:blip r:embed="rId26"/>
                    <a:stretch>
                      <a:fillRect/>
                    </a:stretch>
                  </pic:blipFill>
                  <pic:spPr>
                    <a:xfrm>
                      <a:off x="0" y="0"/>
                      <a:ext cx="5453665" cy="2389680"/>
                    </a:xfrm>
                    <a:prstGeom prst="rect">
                      <a:avLst/>
                    </a:prstGeom>
                  </pic:spPr>
                </pic:pic>
              </a:graphicData>
            </a:graphic>
          </wp:inline>
        </w:drawing>
      </w:r>
    </w:p>
    <w:p w14:paraId="31AC08E3" w14:textId="0506A4C0" w:rsidR="004F608D" w:rsidRPr="00FB6854" w:rsidRDefault="00A94178" w:rsidP="004222C2">
      <w:pPr>
        <w:pStyle w:val="NoSpacing"/>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B565E0"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0E00A5"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r w:rsidR="000E00A5" w:rsidRPr="00FB6854">
        <w:rPr>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02C7" w:rsidRPr="00FB6854">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5DD2C1" w14:textId="78B53B91" w:rsidR="00757EC4" w:rsidRPr="00FB6854" w:rsidRDefault="000F5649"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 a red-black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 based</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implementation. It provides an efficient means of storing key-value pairs in sorted order.</w:t>
      </w:r>
    </w:p>
    <w:p w14:paraId="625B225C" w14:textId="77777777" w:rsidR="00E7492C" w:rsidRPr="00FB6854" w:rsidRDefault="00E7492C"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B70B6D" w14:textId="79B756FA" w:rsidR="00EF10EC" w:rsidRPr="00FB6854" w:rsidRDefault="00462EC1" w:rsidP="004222C2">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important points about Java </w:t>
      </w: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TreeMap</w:t>
      </w:r>
      <w:proofErr w:type="spellEnd"/>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are</w:t>
      </w:r>
      <w:r w:rsidR="00002324"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235DDE" w14:textId="5758E34A" w:rsidR="00EF10EC" w:rsidRPr="00FB6854" w:rsidRDefault="00462EC1"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proofErr w:type="gramStart"/>
      <w:r w:rsidR="00DC31B4"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contains</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values based on the key. It implements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NavigableMap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 and extends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AbstractMap</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p>
    <w:p w14:paraId="4924B36C" w14:textId="18D6774E" w:rsidR="00E7492C" w:rsidRPr="00FB6854" w:rsidRDefault="00462EC1"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proofErr w:type="gramStart"/>
      <w:r w:rsidR="00331A7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unique elements.</w:t>
      </w:r>
    </w:p>
    <w:p w14:paraId="5C38E538" w14:textId="79353D9E" w:rsidR="009E34F7" w:rsidRPr="00FB6854" w:rsidRDefault="00DF0045"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proofErr w:type="gramStart"/>
      <w:r w:rsidR="0067677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a null key but can have multiple null values. </w:t>
      </w:r>
    </w:p>
    <w:p w14:paraId="61B00239" w14:textId="35996129" w:rsidR="009E34F7" w:rsidRPr="00FB6854" w:rsidRDefault="00DF0045"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67677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67677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non synchronized. </w:t>
      </w:r>
    </w:p>
    <w:p w14:paraId="0428D5F5" w14:textId="6FA5DCD1" w:rsidR="00454767" w:rsidRPr="00FB6854" w:rsidRDefault="00DF0045"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proofErr w:type="gramStart"/>
      <w:r w:rsidR="0067677A"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maintains</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ascending order.</w:t>
      </w:r>
    </w:p>
    <w:p w14:paraId="31AE1025" w14:textId="77777777" w:rsidR="001F7A8B" w:rsidRPr="00FB6854" w:rsidRDefault="001F7A8B"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1A1BF" w14:textId="021544A9" w:rsidR="001F7A8B" w:rsidRPr="00FB6854" w:rsidRDefault="001F7A8B"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F7A751" wp14:editId="3F2CE9A3">
            <wp:extent cx="5731510" cy="2699385"/>
            <wp:effectExtent l="0" t="0" r="2540" b="5715"/>
            <wp:docPr id="80162125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21251" name="Picture 1" descr="A computer code with text&#10;&#10;AI-generated content may be incorrect."/>
                    <pic:cNvPicPr/>
                  </pic:nvPicPr>
                  <pic:blipFill>
                    <a:blip r:embed="rId27"/>
                    <a:stretch>
                      <a:fillRect/>
                    </a:stretch>
                  </pic:blipFill>
                  <pic:spPr>
                    <a:xfrm>
                      <a:off x="0" y="0"/>
                      <a:ext cx="5731510" cy="2699385"/>
                    </a:xfrm>
                    <a:prstGeom prst="rect">
                      <a:avLst/>
                    </a:prstGeom>
                  </pic:spPr>
                </pic:pic>
              </a:graphicData>
            </a:graphic>
          </wp:inline>
        </w:drawing>
      </w:r>
    </w:p>
    <w:p w14:paraId="6E2C870F" w14:textId="77777777" w:rsidR="000B195F" w:rsidRPr="00FB6854" w:rsidRDefault="000B195F"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ABA6A" w14:textId="45049DE5" w:rsidR="000B195F" w:rsidRPr="00FB6854" w:rsidRDefault="0071523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5B4C60" w14:textId="3BF576FF" w:rsidR="00636980" w:rsidRDefault="00636980"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E2E449" wp14:editId="144B52EE">
            <wp:extent cx="6127750" cy="3467947"/>
            <wp:effectExtent l="0" t="0" r="6350" b="0"/>
            <wp:docPr id="1421077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77504" name="Picture 1" descr="A screenshot of a computer&#10;&#10;AI-generated content may be incorrect."/>
                    <pic:cNvPicPr/>
                  </pic:nvPicPr>
                  <pic:blipFill>
                    <a:blip r:embed="rId28"/>
                    <a:stretch>
                      <a:fillRect/>
                    </a:stretch>
                  </pic:blipFill>
                  <pic:spPr>
                    <a:xfrm>
                      <a:off x="0" y="0"/>
                      <a:ext cx="6163567" cy="3488217"/>
                    </a:xfrm>
                    <a:prstGeom prst="rect">
                      <a:avLst/>
                    </a:prstGeom>
                  </pic:spPr>
                </pic:pic>
              </a:graphicData>
            </a:graphic>
          </wp:inline>
        </w:drawing>
      </w:r>
    </w:p>
    <w:p w14:paraId="2A8BC03F" w14:textId="77777777" w:rsidR="00FB6854" w:rsidRPr="00FB6854" w:rsidRDefault="00FB6854"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82BD5" w14:textId="235550E4" w:rsidR="008D22F2" w:rsidRPr="00FB6854" w:rsidRDefault="00DD4431" w:rsidP="00094494">
      <w:pPr>
        <w:pStyle w:val="NoSpacing"/>
        <w:numPr>
          <w:ilvl w:val="0"/>
          <w:numId w:val="1"/>
        </w:numPr>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Internal Working of HashMap- </w:t>
      </w:r>
    </w:p>
    <w:p w14:paraId="34A4A9F1" w14:textId="73C81CDD" w:rsidR="00EF4C3D" w:rsidRPr="00FB6854" w:rsidRDefault="00EF4C3D" w:rsidP="00166139">
      <w:pPr>
        <w:pStyle w:val="NoSpacing"/>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Basics of HashMap</w:t>
      </w:r>
    </w:p>
    <w:p w14:paraId="2C186130" w14:textId="77777777" w:rsidR="00EF4C3D" w:rsidRPr="00FB6854" w:rsidRDefault="00EF4C3D" w:rsidP="00EF4C3D">
      <w:pPr>
        <w:pStyle w:val="NoSpacing"/>
        <w:numPr>
          <w:ilvl w:val="0"/>
          <w:numId w:val="32"/>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Key-Value Pair Storage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Each entry in a HashMap is a key-value pair. Keys are unique, but values can be duplicated.</w:t>
      </w:r>
    </w:p>
    <w:p w14:paraId="3E5531B9" w14:textId="77777777" w:rsidR="00EF4C3D" w:rsidRPr="00FB6854" w:rsidRDefault="00EF4C3D" w:rsidP="00EF4C3D">
      <w:pPr>
        <w:pStyle w:val="NoSpacing"/>
        <w:numPr>
          <w:ilvl w:val="0"/>
          <w:numId w:val="32"/>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Underlying Data Structure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HashMap uses a combination of an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 list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a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tree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some cases) to store entries.</w:t>
      </w:r>
    </w:p>
    <w:p w14:paraId="65616464" w14:textId="77777777" w:rsidR="00EF4C3D" w:rsidRPr="00FB6854" w:rsidRDefault="00EF4C3D" w:rsidP="00EF4C3D">
      <w:pPr>
        <w:pStyle w:val="NoSpacing"/>
        <w:numPr>
          <w:ilvl w:val="0"/>
          <w:numId w:val="32"/>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 Function</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hash function is used to calculate the index of the key-value pair in the internal array.</w:t>
      </w:r>
    </w:p>
    <w:p w14:paraId="1FCA4B20" w14:textId="77777777" w:rsidR="00DF6CB4" w:rsidRPr="00FB6854" w:rsidRDefault="00DF6CB4" w:rsidP="00EF4C3D">
      <w:pPr>
        <w:pStyle w:val="NoSpacing"/>
        <w:numPr>
          <w:ilvl w:val="0"/>
          <w:numId w:val="32"/>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6EA90" w14:textId="0F9F9E6E" w:rsidR="007420CB" w:rsidRPr="00FB6854" w:rsidRDefault="007420CB" w:rsidP="007420CB">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Buckets- </w:t>
      </w:r>
    </w:p>
    <w:p w14:paraId="73F6A590" w14:textId="1E5A5AEC" w:rsidR="00A01369" w:rsidRPr="00FB6854" w:rsidRDefault="00F61AE8" w:rsidP="007577A9">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storing data in index that index is nothing but array bucket</w:t>
      </w:r>
      <w:r w:rsidR="007577A9"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FA57AE" w14:textId="1768EC71" w:rsidR="007577A9" w:rsidRPr="00FB6854" w:rsidRDefault="00943131" w:rsidP="007577A9">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bucket data is stored in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linkedlist</w:t>
      </w:r>
      <w:proofErr w:type="spellEnd"/>
      <w:r w:rsidR="0060506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E49A58" w14:textId="535F32F0" w:rsidR="00605063" w:rsidRPr="00FB6854" w:rsidRDefault="00605063" w:rsidP="007577A9">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Java 8, when the size of a linked list at a bucket exceeds a threshold (8 by default), the list is converted into a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binary search tree</w:t>
      </w:r>
      <w:r w:rsidR="00CB289C"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balance tree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improve search performance</w:t>
      </w:r>
    </w:p>
    <w:p w14:paraId="759DAE22" w14:textId="77777777" w:rsidR="00AD17CF" w:rsidRPr="00FB6854" w:rsidRDefault="00AD17CF" w:rsidP="00AD17CF">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C144" w14:textId="20F5E631" w:rsidR="005D7167" w:rsidRPr="00FB6854" w:rsidRDefault="003921EF" w:rsidP="003921EF">
      <w:pPr>
        <w:pStyle w:val="NoSpacing"/>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in HashMap Operations</w:t>
      </w:r>
    </w:p>
    <w:p w14:paraId="14DCC200" w14:textId="77777777" w:rsidR="003921EF" w:rsidRPr="00FB6854" w:rsidRDefault="003921EF" w:rsidP="003921EF">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Insertion (</w:t>
      </w:r>
      <w:proofErr w:type="gram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w:t>
      </w:r>
      <w:proofErr w:type="gramEnd"/>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740B2FDF" w14:textId="77777777" w:rsidR="003921EF" w:rsidRPr="00FB6854" w:rsidRDefault="003921EF" w:rsidP="003921EF">
      <w:pPr>
        <w:pStyle w:val="NoSpacing"/>
        <w:numPr>
          <w:ilvl w:val="0"/>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Compute the hash code of the key.</w:t>
      </w:r>
    </w:p>
    <w:p w14:paraId="0480371E" w14:textId="29026A18" w:rsidR="00EF5019" w:rsidRPr="00FB6854" w:rsidRDefault="00FF183E" w:rsidP="00EF501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EF5019"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hene</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put(</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added it generates the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hashcode</w:t>
      </w:r>
      <w:proofErr w:type="spellEnd"/>
    </w:p>
    <w:p w14:paraId="24B70F44" w14:textId="77777777" w:rsidR="004E6807" w:rsidRPr="00FB6854" w:rsidRDefault="004E6807" w:rsidP="00EF5019">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86EDA" w14:textId="3889459B" w:rsidR="003921EF" w:rsidRPr="00FB6854" w:rsidRDefault="003921EF" w:rsidP="003921EF">
      <w:pPr>
        <w:pStyle w:val="NoSpacing"/>
        <w:numPr>
          <w:ilvl w:val="0"/>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Calculate the index of the bucket</w:t>
      </w:r>
      <w:r w:rsidR="00A5190E"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hash function.</w:t>
      </w:r>
    </w:p>
    <w:p w14:paraId="4B264D70" w14:textId="53905FA3" w:rsidR="00193F47" w:rsidRPr="00FB6854" w:rsidRDefault="004E4251" w:rsidP="004E425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Formula </w:t>
      </w:r>
      <w:proofErr w:type="gram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D008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roofErr w:type="gram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hash(key) % </w:t>
      </w:r>
      <w:r w:rsidR="00F57E66"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(16-1)</w:t>
      </w:r>
      <w:r w:rsidR="002C65E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65E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2C65E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gave index to store that key &amp; values)</w:t>
      </w:r>
    </w:p>
    <w:p w14:paraId="0606EEFC" w14:textId="77777777" w:rsidR="004E6807" w:rsidRPr="00FB6854" w:rsidRDefault="004E6807" w:rsidP="004E6807">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019050" w14:textId="77777777" w:rsidR="003921EF" w:rsidRPr="00FB6854" w:rsidRDefault="003921EF" w:rsidP="003921EF">
      <w:pPr>
        <w:pStyle w:val="NoSpacing"/>
        <w:numPr>
          <w:ilvl w:val="0"/>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Check the bucket at the calculated index:</w:t>
      </w:r>
    </w:p>
    <w:p w14:paraId="730A3549" w14:textId="77777777" w:rsidR="003921EF" w:rsidRPr="00FB6854" w:rsidRDefault="003921EF" w:rsidP="003921EF">
      <w:pPr>
        <w:pStyle w:val="NoSpacing"/>
        <w:numPr>
          <w:ilvl w:val="1"/>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bucket is empty</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a new Node and store the key-value pair.</w:t>
      </w:r>
    </w:p>
    <w:p w14:paraId="69AB24C2" w14:textId="77777777" w:rsidR="003921EF" w:rsidRPr="00FB6854" w:rsidRDefault="003921EF" w:rsidP="003921EF">
      <w:pPr>
        <w:pStyle w:val="NoSpacing"/>
        <w:numPr>
          <w:ilvl w:val="1"/>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bucket is not empty</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AE0E66" w14:textId="77777777" w:rsidR="003921EF" w:rsidRPr="00FB6854" w:rsidRDefault="003921EF" w:rsidP="003921EF">
      <w:pPr>
        <w:pStyle w:val="NoSpacing"/>
        <w:numPr>
          <w:ilvl w:val="2"/>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 the linked list (or tree) at the bucket.</w:t>
      </w:r>
    </w:p>
    <w:p w14:paraId="7BFF9912" w14:textId="5895813B" w:rsidR="005E13A9" w:rsidRPr="00FB6854" w:rsidRDefault="005E13A9" w:rsidP="003921EF">
      <w:pPr>
        <w:pStyle w:val="NoSpacing"/>
        <w:numPr>
          <w:ilvl w:val="2"/>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 Collison occurs</w:t>
      </w:r>
      <w:r w:rsidR="008103EE"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key already exists</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checks by </w:t>
      </w:r>
      <w:proofErr w:type="gramStart"/>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r w:rsidRPr="00FB6854">
        <w:rPr>
          <w:bCs/>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FB6854">
        <w:rPr>
          <w:bCs/>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00BC7C1A"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value is same </w:t>
      </w:r>
      <w:r w:rsidR="00ED0A31"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not if same then override the new value</w:t>
      </w:r>
      <w:r w:rsidR="00C22771"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1955D3" w14:textId="000126F2" w:rsidR="00EF4C3D" w:rsidRPr="00FB6854" w:rsidRDefault="003921EF" w:rsidP="00AD17CF">
      <w:pPr>
        <w:pStyle w:val="NoSpacing"/>
        <w:numPr>
          <w:ilvl w:val="2"/>
          <w:numId w:val="33"/>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key does not exist, append the new Node to the list.</w:t>
      </w:r>
    </w:p>
    <w:p w14:paraId="433B5386" w14:textId="784A7FAD" w:rsidR="00725A50" w:rsidRPr="00FB6854" w:rsidRDefault="008F7FAC" w:rsidP="004222C2">
      <w:pPr>
        <w:pStyle w:val="NoSpacing"/>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noProof/>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C550100" wp14:editId="7194F305">
            <wp:extent cx="2817707" cy="2898501"/>
            <wp:effectExtent l="0" t="0" r="1905" b="0"/>
            <wp:docPr id="1195009201" name="Picture 1" descr="A diagram of a bucket with a lin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9201" name="Picture 1" descr="A diagram of a bucket with a linklist&#10;&#10;AI-generated content may be incorrect."/>
                    <pic:cNvPicPr/>
                  </pic:nvPicPr>
                  <pic:blipFill>
                    <a:blip r:embed="rId29"/>
                    <a:stretch>
                      <a:fillRect/>
                    </a:stretch>
                  </pic:blipFill>
                  <pic:spPr>
                    <a:xfrm>
                      <a:off x="0" y="0"/>
                      <a:ext cx="2845398" cy="2926986"/>
                    </a:xfrm>
                    <a:prstGeom prst="rect">
                      <a:avLst/>
                    </a:prstGeom>
                  </pic:spPr>
                </pic:pic>
              </a:graphicData>
            </a:graphic>
          </wp:inline>
        </w:drawing>
      </w:r>
    </w:p>
    <w:p w14:paraId="2F9AB396" w14:textId="19467A09" w:rsidR="0003023D" w:rsidRPr="00FB6854" w:rsidRDefault="0003023D" w:rsidP="0003023D">
      <w:pPr>
        <w:pStyle w:val="NoSpacing"/>
        <w:numPr>
          <w:ilvl w:val="0"/>
          <w:numId w:val="14"/>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is some question- </w:t>
      </w:r>
    </w:p>
    <w:p w14:paraId="0ECB7DD1" w14:textId="5463BF3E" w:rsidR="00440FC2" w:rsidRPr="00FB6854" w:rsidRDefault="00440FC2" w:rsidP="00440FC2">
      <w:pPr>
        <w:pStyle w:val="NoSpacing"/>
        <w:numPr>
          <w:ilvl w:val="0"/>
          <w:numId w:val="34"/>
        </w:numPr>
        <w:rPr>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C3595" w14:textId="0C122824" w:rsidR="002303E9" w:rsidRPr="00FB6854" w:rsidRDefault="00DE0A09"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spellStart"/>
      <w:proofErr w:type="gramEnd"/>
      <w:r w:rsidR="00AF488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69572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w:t>
      </w:r>
      <w:proofErr w:type="spellEnd"/>
      <w:r w:rsidR="0069572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w:t>
      </w:r>
      <w:r w:rsidR="00AF488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0069572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488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null</w:t>
      </w:r>
    </w:p>
    <w:p w14:paraId="5359FCAF" w14:textId="29F0B1F1" w:rsidR="00085321" w:rsidRPr="00FB6854" w:rsidRDefault="00DE0A09" w:rsidP="0008532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spellStart"/>
      <w:proofErr w:type="gramEnd"/>
      <w:r w:rsidR="0008532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map.put</w:t>
      </w:r>
      <w:proofErr w:type="spellEnd"/>
      <w:r w:rsidR="0008532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FE4E2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8532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,”CPP”)</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8532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4A1965"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w:t>
      </w:r>
    </w:p>
    <w:p w14:paraId="4C6445D7" w14:textId="0552B865" w:rsidR="00E97AA7" w:rsidRPr="00FB6854" w:rsidRDefault="00E97AA7" w:rsidP="0008532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spellStart"/>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map.put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(102,”Python”));   </w:t>
      </w:r>
      <w:r w:rsidR="001B3EB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ED4CC9"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B3EB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2558149A" w14:textId="77777777" w:rsidR="0003023D" w:rsidRPr="00FB6854" w:rsidRDefault="0003023D" w:rsidP="0008532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02D9A" w14:textId="77777777" w:rsidR="0003023D" w:rsidRPr="00FB6854" w:rsidRDefault="0003023D" w:rsidP="00085321">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E583B" w14:textId="3CF411E4" w:rsidR="00E97AA7" w:rsidRPr="00FB6854" w:rsidRDefault="00FE097C" w:rsidP="00D54B5B">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Because put </w:t>
      </w:r>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return</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is value</w:t>
      </w:r>
      <w:r w:rsidR="00D54B5B"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7197E" w14:textId="08BE8B3B" w:rsidR="00D54B5B" w:rsidRPr="00FB6854" w:rsidRDefault="007B1139" w:rsidP="00D54B5B">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the time of putting values in sop if there is no con</w:t>
      </w:r>
      <w:r w:rsidR="009A193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tent at that index then its previous value is nu</w:t>
      </w:r>
      <w:r w:rsidR="00246FD3"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so it will print null.</w:t>
      </w:r>
    </w:p>
    <w:p w14:paraId="2323C8DA" w14:textId="1E34E6AA" w:rsidR="00E97AA7" w:rsidRPr="00FB6854" w:rsidRDefault="00A97AC7" w:rsidP="00085321">
      <w:pPr>
        <w:pStyle w:val="NoSpacing"/>
        <w:numPr>
          <w:ilvl w:val="0"/>
          <w:numId w:val="14"/>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if there is same key present </w:t>
      </w:r>
      <w:r w:rsidR="000363F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sidR="008B25F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t>
      </w:r>
      <w:proofErr w:type="gramStart"/>
      <w:r w:rsidR="008B25F1"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008B25F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63FD"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putting new value with same key then it </w:t>
      </w:r>
      <w:r w:rsidR="001F6E74"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will </w:t>
      </w:r>
      <w:r w:rsidR="006E5A8C"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previous value.</w:t>
      </w:r>
    </w:p>
    <w:p w14:paraId="71C9BED2" w14:textId="77777777" w:rsidR="003B76AC" w:rsidRPr="00FB6854" w:rsidRDefault="003B76AC" w:rsidP="003B76AC">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8C0CB" w14:textId="77777777" w:rsidR="003B76AC" w:rsidRPr="00FB6854" w:rsidRDefault="003B76AC" w:rsidP="003B76AC">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2CE1C" w14:textId="0EBCEA76" w:rsidR="00085321" w:rsidRPr="00FB6854" w:rsidRDefault="00B868CD" w:rsidP="00440FC2">
      <w:pPr>
        <w:pStyle w:val="NoSpacing"/>
        <w:numPr>
          <w:ilvl w:val="0"/>
          <w:numId w:val="34"/>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it knows the values are null or not</w:t>
      </w:r>
    </w:p>
    <w:p w14:paraId="402CB02E" w14:textId="7B67C66F" w:rsidR="00AF4883" w:rsidRPr="00FB6854" w:rsidRDefault="00601706"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Set.add</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162941C3" w14:textId="2A123B90" w:rsidR="00601706" w:rsidRPr="00FB6854" w:rsidRDefault="00601706"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Set.add</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140DA584" w14:textId="77777777" w:rsidR="00BF70A3" w:rsidRPr="00FB6854" w:rsidRDefault="00BF70A3"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6E83F" w14:textId="21FE5365" w:rsidR="004B524F" w:rsidRPr="00FB6854" w:rsidRDefault="00BF70A3"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Checks with </w:t>
      </w:r>
      <w:r w:rsidR="00457F5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44307A" w14:textId="5CAC37B3" w:rsidR="00457F57" w:rsidRPr="00FB6854" w:rsidRDefault="00D85EB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Returns </w:t>
      </w:r>
      <w:r w:rsidR="00457F5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w:t>
      </w:r>
      <w:r w:rsidR="00457F57"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w:t>
      </w:r>
    </w:p>
    <w:p w14:paraId="37A7879F" w14:textId="776682DA" w:rsidR="00BF70A3" w:rsidRPr="00FB6854" w:rsidRDefault="00BF70A3"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map.put</w:t>
      </w:r>
      <w:proofErr w:type="spell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PRESENT)</w:t>
      </w:r>
      <w:r w:rsidR="003D58DB"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null</w:t>
      </w:r>
    </w:p>
    <w:p w14:paraId="01D2769D" w14:textId="107EB10F" w:rsidR="002303E9" w:rsidRPr="00FB6854" w:rsidRDefault="008359AC"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null = </w:t>
      </w:r>
      <w:r w:rsidR="00E8074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00AA14D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14D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AA14DF"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31BEC3A2" w14:textId="5C335232" w:rsidR="00AA14DF" w:rsidRPr="00FB6854" w:rsidRDefault="00AA14DF"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p>
    <w:p w14:paraId="6E503B45" w14:textId="671494F2" w:rsidR="00AA14DF" w:rsidRPr="00FB6854" w:rsidRDefault="00955E27"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11=null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(false)</w:t>
      </w:r>
    </w:p>
    <w:p w14:paraId="40776528" w14:textId="77777777" w:rsidR="00844CF0" w:rsidRPr="00FB6854" w:rsidRDefault="00844CF0"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354B4" w14:textId="2F1D35D2" w:rsidR="00844CF0" w:rsidRPr="00FB6854" w:rsidRDefault="003C75A5" w:rsidP="003C75A5">
      <w:pPr>
        <w:pStyle w:val="NoSpacing"/>
        <w:numPr>
          <w:ilvl w:val="0"/>
          <w:numId w:val="14"/>
        </w:numPr>
        <w:rPr>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r w:rsidR="00B13412"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B13412"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w:t>
      </w:r>
      <w:r w:rsidR="00BB7E72"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index is empty</w:t>
      </w:r>
      <w:r w:rsidR="0034313E"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it will insert that value on that index</w:t>
      </w:r>
    </w:p>
    <w:p w14:paraId="561DFC6D" w14:textId="002145BD" w:rsidR="00D551CE" w:rsidRPr="00FB6854" w:rsidRDefault="00B13412" w:rsidP="004222C2">
      <w:pPr>
        <w:pStyle w:val="NoSpacing"/>
        <w:numPr>
          <w:ilvl w:val="0"/>
          <w:numId w:val="14"/>
        </w:numPr>
        <w:rPr>
          <w:color w:val="000000" w:themeColor="text1"/>
          <w:sz w:val="18"/>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false </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673B7B"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that index </w:t>
      </w:r>
      <w:proofErr w:type="gramStart"/>
      <w:r w:rsidR="00673B7B"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contains</w:t>
      </w:r>
      <w:proofErr w:type="gramEnd"/>
      <w:r w:rsidR="00673B7B"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value &amp; it will override with </w:t>
      </w:r>
      <w:r w:rsidR="00C66FF1"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r w:rsidR="00673B7B"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w:t>
      </w:r>
      <w:r w:rsid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196FB42E" w14:textId="77777777" w:rsidR="003E7563" w:rsidRPr="00FB6854" w:rsidRDefault="003E7563" w:rsidP="004222C2">
      <w:pPr>
        <w:pStyle w:val="NoSpacing"/>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0405D" w14:textId="70C816B9" w:rsidR="000C7FF0" w:rsidRPr="00FB6854" w:rsidRDefault="000C7FF0" w:rsidP="000C7FF0">
      <w:pPr>
        <w:pStyle w:val="NoSpacing"/>
        <w:numPr>
          <w:ilvl w:val="0"/>
          <w:numId w:val="1"/>
        </w:numPr>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JDBC in Java- </w:t>
      </w:r>
    </w:p>
    <w:p w14:paraId="5DC23382" w14:textId="77777777" w:rsidR="000C7FF0" w:rsidRPr="00FB6854" w:rsidRDefault="000C7FF0" w:rsidP="000C7FF0">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JDBC</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 Database Connectivity) is an API in Java that provides a way to connect and interact with relational databases. It allows Java applications to execute SQL queries, retrieve data, and update databases.</w:t>
      </w:r>
    </w:p>
    <w:p w14:paraId="1EE1534A" w14:textId="77777777" w:rsidR="00B2094B" w:rsidRPr="00FB6854" w:rsidRDefault="00B2094B"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13128" w14:textId="77777777" w:rsidR="0046343B" w:rsidRPr="00FB6854" w:rsidRDefault="0046343B" w:rsidP="0046343B">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Components of JDBC</w:t>
      </w:r>
    </w:p>
    <w:p w14:paraId="22479DF4" w14:textId="77777777" w:rsidR="0046343B" w:rsidRPr="00FB6854" w:rsidRDefault="0046343B" w:rsidP="0046343B">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JDBC Drivers</w:t>
      </w:r>
    </w:p>
    <w:p w14:paraId="30836BFD" w14:textId="77777777" w:rsidR="0046343B" w:rsidRPr="00FB6854" w:rsidRDefault="0046343B" w:rsidP="0046343B">
      <w:pPr>
        <w:pStyle w:val="NoSpacing"/>
        <w:numPr>
          <w:ilvl w:val="0"/>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JDBC driver</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software component that facilitates communication between Java applications and the database.</w:t>
      </w:r>
    </w:p>
    <w:p w14:paraId="3CD2944A" w14:textId="77777777" w:rsidR="0046343B" w:rsidRPr="00FB6854" w:rsidRDefault="0046343B" w:rsidP="0046343B">
      <w:pPr>
        <w:pStyle w:val="NoSpacing"/>
        <w:numPr>
          <w:ilvl w:val="0"/>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JDBC drivers:</w:t>
      </w:r>
    </w:p>
    <w:p w14:paraId="758FAA61" w14:textId="77777777" w:rsidR="0046343B" w:rsidRPr="00FB6854" w:rsidRDefault="0046343B" w:rsidP="0046343B">
      <w:pPr>
        <w:pStyle w:val="NoSpacing"/>
        <w:numPr>
          <w:ilvl w:val="1"/>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Type-1</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JDBC-ODBC Bridge Driver (deprecated).</w:t>
      </w:r>
    </w:p>
    <w:p w14:paraId="238840BA" w14:textId="77777777" w:rsidR="0046343B" w:rsidRPr="00FB6854" w:rsidRDefault="0046343B" w:rsidP="0046343B">
      <w:pPr>
        <w:pStyle w:val="NoSpacing"/>
        <w:numPr>
          <w:ilvl w:val="1"/>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Type-2</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Native-API Driver (uses native library of the database).</w:t>
      </w:r>
    </w:p>
    <w:p w14:paraId="3D27F237" w14:textId="77777777" w:rsidR="0046343B" w:rsidRPr="00FB6854" w:rsidRDefault="0046343B" w:rsidP="0046343B">
      <w:pPr>
        <w:pStyle w:val="NoSpacing"/>
        <w:numPr>
          <w:ilvl w:val="1"/>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Type-3</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Network Protocol Driver (uses middleware server).</w:t>
      </w:r>
    </w:p>
    <w:p w14:paraId="40840F3B" w14:textId="77777777" w:rsidR="0046343B" w:rsidRPr="00FB6854" w:rsidRDefault="0046343B" w:rsidP="0046343B">
      <w:pPr>
        <w:pStyle w:val="NoSpacing"/>
        <w:numPr>
          <w:ilvl w:val="1"/>
          <w:numId w:val="29"/>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Type-4: Thin Driver</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(pure Java driver that communicates directly with the database).</w:t>
      </w:r>
    </w:p>
    <w:p w14:paraId="25492FD0" w14:textId="77777777" w:rsidR="0046343B" w:rsidRPr="00FB6854" w:rsidRDefault="0046343B" w:rsidP="0046343B">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 modern databases, such as MySQL, PostgreSQL, and Oracle, use </w:t>
      </w: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Type-4</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drivers.</w:t>
      </w:r>
    </w:p>
    <w:p w14:paraId="6E384C15" w14:textId="77777777" w:rsidR="00B2094B" w:rsidRPr="00FB6854" w:rsidRDefault="00B2094B"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74346" w14:textId="77777777" w:rsidR="00E90F71" w:rsidRPr="00FB6854" w:rsidRDefault="00E90F71" w:rsidP="00E90F71">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Key Interfaces</w:t>
      </w:r>
    </w:p>
    <w:p w14:paraId="19CCB743" w14:textId="77777777" w:rsidR="00E90F71" w:rsidRPr="00FB6854" w:rsidRDefault="00E90F71" w:rsidP="00E90F71">
      <w:pPr>
        <w:pStyle w:val="NoSpacing"/>
        <w:numPr>
          <w:ilvl w:val="0"/>
          <w:numId w:val="30"/>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DriverManager</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Manages a list of database drivers and establishes a connection.</w:t>
      </w:r>
    </w:p>
    <w:p w14:paraId="5D9F4F38" w14:textId="77777777" w:rsidR="00E90F71" w:rsidRPr="00FB6854" w:rsidRDefault="00E90F71" w:rsidP="00E90F71">
      <w:pPr>
        <w:pStyle w:val="NoSpacing"/>
        <w:numPr>
          <w:ilvl w:val="0"/>
          <w:numId w:val="30"/>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w:t>
      </w: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Represents a connection to the database.</w:t>
      </w:r>
    </w:p>
    <w:p w14:paraId="43AEF4EE" w14:textId="77777777" w:rsidR="00E90F71" w:rsidRPr="00FB6854" w:rsidRDefault="00E90F71" w:rsidP="00FB6854">
      <w:pPr>
        <w:pStyle w:val="NoSpacing"/>
      </w:pPr>
      <w:r w:rsidRPr="00FB6854">
        <w:rPr>
          <w:bCs/>
        </w:rPr>
        <w:t>Statement</w:t>
      </w:r>
      <w:r w:rsidRPr="00FB6854">
        <w:t>: Used to execute static SQL queries.</w:t>
      </w:r>
    </w:p>
    <w:p w14:paraId="29F72348" w14:textId="77777777" w:rsidR="00E90F71" w:rsidRPr="00FB6854" w:rsidRDefault="00E90F71" w:rsidP="00E90F71">
      <w:pPr>
        <w:pStyle w:val="NoSpacing"/>
        <w:numPr>
          <w:ilvl w:val="0"/>
          <w:numId w:val="30"/>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PreparedStatement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execute precompiled SQL queries (safer against SQL injection).</w:t>
      </w:r>
    </w:p>
    <w:p w14:paraId="09114C50" w14:textId="77777777" w:rsidR="00E90F71" w:rsidRPr="00FB6854" w:rsidRDefault="00E90F71" w:rsidP="00E90F71">
      <w:pPr>
        <w:pStyle w:val="NoSpacing"/>
        <w:numPr>
          <w:ilvl w:val="0"/>
          <w:numId w:val="30"/>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Represents the result set of a query.</w:t>
      </w:r>
    </w:p>
    <w:p w14:paraId="34F90B2F" w14:textId="77777777" w:rsidR="00461B9B" w:rsidRPr="00FB6854" w:rsidRDefault="00461B9B" w:rsidP="00461B9B">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FFC63E" w14:textId="77777777" w:rsidR="00E63541" w:rsidRPr="00FB6854" w:rsidRDefault="00E63541" w:rsidP="00E63541">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to Connect to a Database Using JDBC</w:t>
      </w:r>
    </w:p>
    <w:p w14:paraId="24650F24" w14:textId="77777777" w:rsidR="00E63541" w:rsidRPr="00FB6854" w:rsidRDefault="00E63541" w:rsidP="00E63541">
      <w:pPr>
        <w:pStyle w:val="NoSpacing"/>
        <w:numPr>
          <w:ilvl w:val="0"/>
          <w:numId w:val="31"/>
        </w:num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the JDBC Driver</w:t>
      </w:r>
    </w:p>
    <w:p w14:paraId="6C04735D" w14:textId="05B03BB6" w:rsidR="00E63541" w:rsidRPr="00FB6854" w:rsidRDefault="00D25E53" w:rsidP="00461B9B">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Class.forName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com.mysql</w:t>
      </w:r>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.cj.jdbc.Driver</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4F2E12" w14:textId="77777777" w:rsidR="00632FB2" w:rsidRPr="00FB6854" w:rsidRDefault="00632FB2" w:rsidP="00461B9B">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07C3B" w14:textId="0DBBD4B5" w:rsidR="00632FB2" w:rsidRPr="00FB6854" w:rsidRDefault="0028305B" w:rsidP="001B1166">
      <w:pPr>
        <w:pStyle w:val="NoSpacing"/>
        <w:numPr>
          <w:ilvl w:val="0"/>
          <w:numId w:val="31"/>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Establish a Connection</w:t>
      </w:r>
    </w:p>
    <w:p w14:paraId="2031C443" w14:textId="62B21349" w:rsidR="001B1166" w:rsidRPr="00FB6854" w:rsidRDefault="00647C03" w:rsidP="00647C03">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Connection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DriverManager.getConnection</w:t>
      </w:r>
      <w:proofErr w:type="spellEnd"/>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jdbc:mysql</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://localhost:3306/</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mydatabase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"username", "password");</w:t>
      </w:r>
    </w:p>
    <w:p w14:paraId="19BA552E" w14:textId="77777777" w:rsidR="00FF2113" w:rsidRPr="00FB6854" w:rsidRDefault="00FF2113" w:rsidP="00647C03">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6CB91" w14:textId="60AB4BD5" w:rsidR="00FF2113" w:rsidRPr="00FB6854" w:rsidRDefault="00C12B40" w:rsidP="00E63AFA">
      <w:pPr>
        <w:pStyle w:val="NoSpacing"/>
        <w:numPr>
          <w:ilvl w:val="0"/>
          <w:numId w:val="31"/>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Statement</w:t>
      </w:r>
    </w:p>
    <w:p w14:paraId="5767714D" w14:textId="6A6F39CE" w:rsidR="0071183E" w:rsidRPr="00FB6854" w:rsidRDefault="00FE7024" w:rsidP="0071183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Statement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connection.createStatement</w:t>
      </w:r>
      <w:proofErr w:type="spellEnd"/>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39509" w14:textId="77777777" w:rsidR="00FE7024" w:rsidRPr="00FB6854" w:rsidRDefault="00FE7024" w:rsidP="0071183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5D9569" w14:textId="742862DE" w:rsidR="00FE7024" w:rsidRPr="00FB6854" w:rsidRDefault="00F93C21" w:rsidP="00A41D0B">
      <w:pPr>
        <w:pStyle w:val="NoSpacing"/>
        <w:numPr>
          <w:ilvl w:val="0"/>
          <w:numId w:val="31"/>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SQL Queries</w:t>
      </w:r>
    </w:p>
    <w:p w14:paraId="037A6D8F" w14:textId="4E043FC8" w:rsidR="009B50C0" w:rsidRPr="00FB6854" w:rsidRDefault="00C96091" w:rsidP="009C0CA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statement.executeQuery</w:t>
      </w:r>
      <w:proofErr w:type="spellEnd"/>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 FROM employees");</w:t>
      </w:r>
    </w:p>
    <w:p w14:paraId="424465CF" w14:textId="77777777" w:rsidR="001E54F3" w:rsidRPr="00FB6854" w:rsidRDefault="001E54F3" w:rsidP="009C0CA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2507E" w14:textId="76792CF7" w:rsidR="001E54F3" w:rsidRPr="00FB6854" w:rsidRDefault="000102B2" w:rsidP="000102B2">
      <w:pPr>
        <w:pStyle w:val="NoSpacing"/>
        <w:numPr>
          <w:ilvl w:val="0"/>
          <w:numId w:val="31"/>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the Results</w:t>
      </w:r>
    </w:p>
    <w:p w14:paraId="3F010806" w14:textId="77777777" w:rsidR="00C8632F" w:rsidRPr="00FB6854" w:rsidRDefault="00D570A2" w:rsidP="00621A24">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while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resultSet.next</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B104234" w14:textId="77777777" w:rsidR="00537B6B" w:rsidRPr="00FB6854" w:rsidRDefault="00D570A2" w:rsidP="00621A24">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resultSet.getString</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
    <w:p w14:paraId="52120C62" w14:textId="5212657E" w:rsidR="00893DAA" w:rsidRPr="00FB6854" w:rsidRDefault="00D570A2" w:rsidP="00893DAA">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44870" w14:textId="2493B84C" w:rsidR="007C2C87" w:rsidRPr="00FB6854" w:rsidRDefault="00D53200" w:rsidP="00D53200">
      <w:pPr>
        <w:pStyle w:val="NoSpacing"/>
        <w:numPr>
          <w:ilvl w:val="0"/>
          <w:numId w:val="31"/>
        </w:numPr>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 the Connection</w:t>
      </w:r>
    </w:p>
    <w:p w14:paraId="5D679058" w14:textId="77777777" w:rsidR="001A3317" w:rsidRPr="00FB6854" w:rsidRDefault="00597161" w:rsidP="00922EA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resultSet.close</w:t>
      </w:r>
      <w:proofErr w:type="spell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D948E6" w14:textId="77777777" w:rsidR="001A3317" w:rsidRPr="00FB6854" w:rsidRDefault="00597161" w:rsidP="00922EA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statement.close</w:t>
      </w:r>
      <w:proofErr w:type="spellEnd"/>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CD9CE1" w14:textId="4342FA50" w:rsidR="00A36511" w:rsidRPr="00FB6854" w:rsidRDefault="00597161" w:rsidP="00922EAE">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connection.close</w:t>
      </w:r>
      <w:proofErr w:type="spellEnd"/>
      <w:proofErr w:type="gramEnd"/>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FB13BF" w14:textId="0CB0F3C3" w:rsidR="00A36511" w:rsidRPr="00FB6854" w:rsidRDefault="000B4037" w:rsidP="00922EAE">
      <w:pPr>
        <w:pStyle w:val="NoSpacing"/>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JDBC </w:t>
      </w:r>
      <w:r w:rsidR="002F60A4"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query always throws exception that’s why we need to write </w:t>
      </w:r>
      <w:proofErr w:type="spellStart"/>
      <w:r w:rsidR="00523A72"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jdbc</w:t>
      </w:r>
      <w:proofErr w:type="spellEnd"/>
      <w:r w:rsidR="00523A72" w:rsidRPr="00FB685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in </w:t>
      </w:r>
      <w:r w:rsidR="00523A72"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 catch block or </w:t>
      </w:r>
      <w:proofErr w:type="spellStart"/>
      <w:r w:rsidR="00523A72" w:rsidRPr="00FB6854">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thows</w:t>
      </w:r>
      <w:proofErr w:type="spellEnd"/>
    </w:p>
    <w:p w14:paraId="0B7C5195" w14:textId="77777777" w:rsidR="00203793" w:rsidRPr="00FB6854" w:rsidRDefault="00203793" w:rsidP="00922EAE">
      <w:pPr>
        <w:pStyle w:val="NoSpacing"/>
        <w:rPr>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B9BC5" w14:textId="3DCA835F" w:rsidR="00893DAA" w:rsidRPr="00FB6854" w:rsidRDefault="00B67984" w:rsidP="00893DAA">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D1EB78B" wp14:editId="1FD9FDDA">
            <wp:extent cx="5695948" cy="7897706"/>
            <wp:effectExtent l="0" t="0" r="635" b="8255"/>
            <wp:docPr id="17021470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47083" name="Picture 1" descr="A screenshot of a computer program&#10;&#10;AI-generated content may be incorrect."/>
                    <pic:cNvPicPr/>
                  </pic:nvPicPr>
                  <pic:blipFill>
                    <a:blip r:embed="rId30"/>
                    <a:stretch>
                      <a:fillRect/>
                    </a:stretch>
                  </pic:blipFill>
                  <pic:spPr>
                    <a:xfrm>
                      <a:off x="0" y="0"/>
                      <a:ext cx="5716942" cy="7926816"/>
                    </a:xfrm>
                    <a:prstGeom prst="rect">
                      <a:avLst/>
                    </a:prstGeom>
                  </pic:spPr>
                </pic:pic>
              </a:graphicData>
            </a:graphic>
          </wp:inline>
        </w:drawing>
      </w:r>
    </w:p>
    <w:p w14:paraId="605B0BAB" w14:textId="77777777" w:rsidR="00687E03" w:rsidRPr="00FB6854" w:rsidRDefault="00687E03" w:rsidP="00893DAA">
      <w:pPr>
        <w:pStyle w:val="NoSpacing"/>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2E873F" w14:textId="77777777" w:rsidR="00493C5E" w:rsidRPr="00FB6854" w:rsidRDefault="00493C5E"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BB48E" w14:textId="19D04577" w:rsidR="00395CD8" w:rsidRPr="00FB6854" w:rsidRDefault="003C47E1"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6854">
        <w:rPr>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605B893" wp14:editId="759E6D9D">
            <wp:extent cx="5624556" cy="3862699"/>
            <wp:effectExtent l="0" t="0" r="0" b="5080"/>
            <wp:docPr id="210877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0187" name=""/>
                    <pic:cNvPicPr/>
                  </pic:nvPicPr>
                  <pic:blipFill>
                    <a:blip r:embed="rId31"/>
                    <a:stretch>
                      <a:fillRect/>
                    </a:stretch>
                  </pic:blipFill>
                  <pic:spPr>
                    <a:xfrm>
                      <a:off x="0" y="0"/>
                      <a:ext cx="5646821" cy="3877989"/>
                    </a:xfrm>
                    <a:prstGeom prst="rect">
                      <a:avLst/>
                    </a:prstGeom>
                  </pic:spPr>
                </pic:pic>
              </a:graphicData>
            </a:graphic>
          </wp:inline>
        </w:drawing>
      </w:r>
    </w:p>
    <w:p w14:paraId="679CC2AB" w14:textId="77777777" w:rsidR="000D1CFF" w:rsidRPr="00FB6854" w:rsidRDefault="000D1CFF"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87F8A" w14:textId="586E1972" w:rsidR="00C267DA" w:rsidRPr="00FB6854" w:rsidRDefault="00C267DA" w:rsidP="004222C2">
      <w:pPr>
        <w:pStyle w:val="NoSpacing"/>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36" w:author="Rohan Pote" w:date="2025-01-27T19:07:00Z" w16du:dateUtc="2025-01-27T13:37:00Z">
            <w:rPr/>
          </w:rPrChange>
        </w:rPr>
      </w:pPr>
    </w:p>
    <w:sectPr w:rsidR="00C267DA" w:rsidRPr="00FB6854">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64C88" w14:textId="77777777" w:rsidR="003120B3" w:rsidRDefault="003120B3" w:rsidP="00F06548">
      <w:pPr>
        <w:spacing w:after="0" w:line="240" w:lineRule="auto"/>
      </w:pPr>
      <w:r>
        <w:separator/>
      </w:r>
    </w:p>
  </w:endnote>
  <w:endnote w:type="continuationSeparator" w:id="0">
    <w:p w14:paraId="5CEFE975" w14:textId="77777777" w:rsidR="003120B3" w:rsidRDefault="003120B3" w:rsidP="00F06548">
      <w:pPr>
        <w:spacing w:after="0" w:line="240" w:lineRule="auto"/>
      </w:pPr>
      <w:r>
        <w:continuationSeparator/>
      </w:r>
    </w:p>
  </w:endnote>
  <w:endnote w:type="continuationNotice" w:id="1">
    <w:p w14:paraId="655A94EA" w14:textId="77777777" w:rsidR="003120B3" w:rsidRDefault="003120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3D3E7" w14:textId="77777777" w:rsidR="007159BE" w:rsidRDefault="007159BE">
    <w:pPr>
      <w:pStyle w:val="Footer"/>
      <w:pPrChange w:id="438" w:author="Rohan Pote" w:date="2025-01-27T19:07:00Z" w16du:dateUtc="2025-01-27T13:37: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83BF2" w14:textId="77777777" w:rsidR="003120B3" w:rsidRDefault="003120B3" w:rsidP="00F06548">
      <w:pPr>
        <w:spacing w:after="0" w:line="240" w:lineRule="auto"/>
      </w:pPr>
      <w:r>
        <w:separator/>
      </w:r>
    </w:p>
  </w:footnote>
  <w:footnote w:type="continuationSeparator" w:id="0">
    <w:p w14:paraId="05901505" w14:textId="77777777" w:rsidR="003120B3" w:rsidRDefault="003120B3" w:rsidP="00F06548">
      <w:pPr>
        <w:spacing w:after="0" w:line="240" w:lineRule="auto"/>
      </w:pPr>
      <w:r>
        <w:continuationSeparator/>
      </w:r>
    </w:p>
  </w:footnote>
  <w:footnote w:type="continuationNotice" w:id="1">
    <w:p w14:paraId="57C24680" w14:textId="77777777" w:rsidR="003120B3" w:rsidRDefault="003120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9F5D3" w14:textId="77777777" w:rsidR="007159BE" w:rsidRDefault="007159BE">
    <w:pPr>
      <w:pStyle w:val="Header"/>
      <w:pPrChange w:id="437" w:author="Rohan Pote" w:date="2025-01-27T19:07:00Z" w16du:dateUtc="2025-01-27T13:37:00Z">
        <w:pPr>
          <w:pStyle w:val="NoSpacing"/>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55F5"/>
      </v:shape>
    </w:pict>
  </w:numPicBullet>
  <w:abstractNum w:abstractNumId="0" w15:restartNumberingAfterBreak="0">
    <w:nsid w:val="07057C38"/>
    <w:multiLevelType w:val="multilevel"/>
    <w:tmpl w:val="773E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273FA"/>
    <w:multiLevelType w:val="hybridMultilevel"/>
    <w:tmpl w:val="5AF24D16"/>
    <w:lvl w:ilvl="0" w:tplc="A6ACC670">
      <w:start w:val="1"/>
      <w:numFmt w:val="upp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F84EBD"/>
    <w:multiLevelType w:val="multilevel"/>
    <w:tmpl w:val="CA32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6442F"/>
    <w:multiLevelType w:val="hybridMultilevel"/>
    <w:tmpl w:val="1286F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BC616A"/>
    <w:multiLevelType w:val="hybridMultilevel"/>
    <w:tmpl w:val="4306A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F472C1"/>
    <w:multiLevelType w:val="hybridMultilevel"/>
    <w:tmpl w:val="97E26936"/>
    <w:lvl w:ilvl="0" w:tplc="65329026">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2B453A"/>
    <w:multiLevelType w:val="multilevel"/>
    <w:tmpl w:val="1BB0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27C41"/>
    <w:multiLevelType w:val="hybridMultilevel"/>
    <w:tmpl w:val="F4589E5E"/>
    <w:lvl w:ilvl="0" w:tplc="5E2074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617080"/>
    <w:multiLevelType w:val="hybridMultilevel"/>
    <w:tmpl w:val="5B8A2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2AA658B"/>
    <w:multiLevelType w:val="multilevel"/>
    <w:tmpl w:val="A364D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035F6"/>
    <w:multiLevelType w:val="multilevel"/>
    <w:tmpl w:val="96A26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F555E"/>
    <w:multiLevelType w:val="multilevel"/>
    <w:tmpl w:val="5C94E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BF0986"/>
    <w:multiLevelType w:val="multilevel"/>
    <w:tmpl w:val="189EAA6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27E4C"/>
    <w:multiLevelType w:val="multilevel"/>
    <w:tmpl w:val="2060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7A6BCA"/>
    <w:multiLevelType w:val="hybridMultilevel"/>
    <w:tmpl w:val="FB8A5F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9D79AF"/>
    <w:multiLevelType w:val="multilevel"/>
    <w:tmpl w:val="2546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6362D"/>
    <w:multiLevelType w:val="multilevel"/>
    <w:tmpl w:val="4E38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60C8D"/>
    <w:multiLevelType w:val="hybridMultilevel"/>
    <w:tmpl w:val="00FAD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97647B"/>
    <w:multiLevelType w:val="hybridMultilevel"/>
    <w:tmpl w:val="1480F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330360"/>
    <w:multiLevelType w:val="hybridMultilevel"/>
    <w:tmpl w:val="2EC25600"/>
    <w:lvl w:ilvl="0" w:tplc="65549F4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11B1C12"/>
    <w:multiLevelType w:val="hybridMultilevel"/>
    <w:tmpl w:val="451CC584"/>
    <w:lvl w:ilvl="0" w:tplc="032A9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52F43"/>
    <w:multiLevelType w:val="hybridMultilevel"/>
    <w:tmpl w:val="B9405CE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61457FD"/>
    <w:multiLevelType w:val="multilevel"/>
    <w:tmpl w:val="B03ED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2A1F1D"/>
    <w:multiLevelType w:val="multilevel"/>
    <w:tmpl w:val="8F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E2627"/>
    <w:multiLevelType w:val="hybridMultilevel"/>
    <w:tmpl w:val="C8BC6438"/>
    <w:lvl w:ilvl="0" w:tplc="3900005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59686B"/>
    <w:multiLevelType w:val="hybridMultilevel"/>
    <w:tmpl w:val="81F627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397E95"/>
    <w:multiLevelType w:val="hybridMultilevel"/>
    <w:tmpl w:val="F036EC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D941E3"/>
    <w:multiLevelType w:val="hybridMultilevel"/>
    <w:tmpl w:val="DA30E478"/>
    <w:lvl w:ilvl="0" w:tplc="00B67C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270153"/>
    <w:multiLevelType w:val="multilevel"/>
    <w:tmpl w:val="E8E41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786C11"/>
    <w:multiLevelType w:val="hybridMultilevel"/>
    <w:tmpl w:val="59A0EC72"/>
    <w:lvl w:ilvl="0" w:tplc="5AA4C9C0">
      <w:start w:val="1"/>
      <w:numFmt w:val="bullet"/>
      <w:lvlText w:val=""/>
      <w:lvlJc w:val="left"/>
      <w:pPr>
        <w:ind w:left="720" w:hanging="360"/>
      </w:pPr>
      <w:rPr>
        <w:rFonts w:ascii="Wingdings" w:hAnsi="Wingdings" w:hint="default"/>
        <w:sz w:val="44"/>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3B36FE"/>
    <w:multiLevelType w:val="hybridMultilevel"/>
    <w:tmpl w:val="F586A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7919FA"/>
    <w:multiLevelType w:val="hybridMultilevel"/>
    <w:tmpl w:val="7AB63B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AA5F91"/>
    <w:multiLevelType w:val="hybridMultilevel"/>
    <w:tmpl w:val="F2FC3D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CA772B"/>
    <w:multiLevelType w:val="hybridMultilevel"/>
    <w:tmpl w:val="DC16C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9039980">
    <w:abstractNumId w:val="25"/>
  </w:num>
  <w:num w:numId="2" w16cid:durableId="1387070578">
    <w:abstractNumId w:val="7"/>
  </w:num>
  <w:num w:numId="3" w16cid:durableId="1639453580">
    <w:abstractNumId w:val="3"/>
  </w:num>
  <w:num w:numId="4" w16cid:durableId="2110662501">
    <w:abstractNumId w:val="30"/>
  </w:num>
  <w:num w:numId="5" w16cid:durableId="179515626">
    <w:abstractNumId w:val="8"/>
  </w:num>
  <w:num w:numId="6" w16cid:durableId="1997218406">
    <w:abstractNumId w:val="26"/>
  </w:num>
  <w:num w:numId="7" w16cid:durableId="1872646025">
    <w:abstractNumId w:val="33"/>
  </w:num>
  <w:num w:numId="8" w16cid:durableId="1630436691">
    <w:abstractNumId w:val="14"/>
  </w:num>
  <w:num w:numId="9" w16cid:durableId="1198199245">
    <w:abstractNumId w:val="4"/>
  </w:num>
  <w:num w:numId="10" w16cid:durableId="839462871">
    <w:abstractNumId w:val="32"/>
  </w:num>
  <w:num w:numId="11" w16cid:durableId="269628471">
    <w:abstractNumId w:val="21"/>
  </w:num>
  <w:num w:numId="12" w16cid:durableId="1706058314">
    <w:abstractNumId w:val="31"/>
  </w:num>
  <w:num w:numId="13" w16cid:durableId="414326601">
    <w:abstractNumId w:val="29"/>
  </w:num>
  <w:num w:numId="14" w16cid:durableId="2129933705">
    <w:abstractNumId w:val="20"/>
  </w:num>
  <w:num w:numId="15" w16cid:durableId="1897353048">
    <w:abstractNumId w:val="5"/>
  </w:num>
  <w:num w:numId="16" w16cid:durableId="1391999156">
    <w:abstractNumId w:val="17"/>
  </w:num>
  <w:num w:numId="17" w16cid:durableId="50661382">
    <w:abstractNumId w:val="13"/>
  </w:num>
  <w:num w:numId="18" w16cid:durableId="1138692714">
    <w:abstractNumId w:val="24"/>
  </w:num>
  <w:num w:numId="19" w16cid:durableId="1984311728">
    <w:abstractNumId w:val="0"/>
  </w:num>
  <w:num w:numId="20" w16cid:durableId="986011760">
    <w:abstractNumId w:val="27"/>
  </w:num>
  <w:num w:numId="21" w16cid:durableId="93674089">
    <w:abstractNumId w:val="19"/>
  </w:num>
  <w:num w:numId="22" w16cid:durableId="1309092378">
    <w:abstractNumId w:val="1"/>
  </w:num>
  <w:num w:numId="23" w16cid:durableId="1471245849">
    <w:abstractNumId w:val="10"/>
  </w:num>
  <w:num w:numId="24" w16cid:durableId="1061097947">
    <w:abstractNumId w:val="9"/>
  </w:num>
  <w:num w:numId="25" w16cid:durableId="364864383">
    <w:abstractNumId w:val="12"/>
  </w:num>
  <w:num w:numId="26" w16cid:durableId="928588585">
    <w:abstractNumId w:val="22"/>
  </w:num>
  <w:num w:numId="27" w16cid:durableId="1357195100">
    <w:abstractNumId w:val="16"/>
  </w:num>
  <w:num w:numId="28" w16cid:durableId="739403878">
    <w:abstractNumId w:val="6"/>
  </w:num>
  <w:num w:numId="29" w16cid:durableId="454906105">
    <w:abstractNumId w:val="15"/>
  </w:num>
  <w:num w:numId="30" w16cid:durableId="1208950272">
    <w:abstractNumId w:val="23"/>
  </w:num>
  <w:num w:numId="31" w16cid:durableId="1328824487">
    <w:abstractNumId w:val="28"/>
  </w:num>
  <w:num w:numId="32" w16cid:durableId="528102356">
    <w:abstractNumId w:val="2"/>
  </w:num>
  <w:num w:numId="33" w16cid:durableId="1819179626">
    <w:abstractNumId w:val="11"/>
  </w:num>
  <w:num w:numId="34" w16cid:durableId="142187156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han Pote">
    <w15:presenceInfo w15:providerId="Windows Live" w15:userId="69e98674d9915a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16"/>
    <w:rsid w:val="0000230C"/>
    <w:rsid w:val="00002324"/>
    <w:rsid w:val="00002A58"/>
    <w:rsid w:val="0000302C"/>
    <w:rsid w:val="00004178"/>
    <w:rsid w:val="000061D6"/>
    <w:rsid w:val="000068E1"/>
    <w:rsid w:val="000102B2"/>
    <w:rsid w:val="00014B09"/>
    <w:rsid w:val="00014DCB"/>
    <w:rsid w:val="000209BA"/>
    <w:rsid w:val="0002749B"/>
    <w:rsid w:val="0003023D"/>
    <w:rsid w:val="00031571"/>
    <w:rsid w:val="00033C04"/>
    <w:rsid w:val="0003492F"/>
    <w:rsid w:val="000363FD"/>
    <w:rsid w:val="00042509"/>
    <w:rsid w:val="00044842"/>
    <w:rsid w:val="00044B21"/>
    <w:rsid w:val="000458BF"/>
    <w:rsid w:val="0004653B"/>
    <w:rsid w:val="00046AD3"/>
    <w:rsid w:val="00047BDD"/>
    <w:rsid w:val="000505BE"/>
    <w:rsid w:val="00053AC1"/>
    <w:rsid w:val="00054374"/>
    <w:rsid w:val="00054ED7"/>
    <w:rsid w:val="00055BAF"/>
    <w:rsid w:val="000579A9"/>
    <w:rsid w:val="000607EF"/>
    <w:rsid w:val="00063444"/>
    <w:rsid w:val="00067210"/>
    <w:rsid w:val="00073257"/>
    <w:rsid w:val="00074DC9"/>
    <w:rsid w:val="00084D0A"/>
    <w:rsid w:val="000851E1"/>
    <w:rsid w:val="00085321"/>
    <w:rsid w:val="00085456"/>
    <w:rsid w:val="00092E4E"/>
    <w:rsid w:val="00093577"/>
    <w:rsid w:val="00094494"/>
    <w:rsid w:val="00095A20"/>
    <w:rsid w:val="0009621A"/>
    <w:rsid w:val="00096245"/>
    <w:rsid w:val="000A0955"/>
    <w:rsid w:val="000A2C08"/>
    <w:rsid w:val="000A4286"/>
    <w:rsid w:val="000A4367"/>
    <w:rsid w:val="000A5271"/>
    <w:rsid w:val="000A6151"/>
    <w:rsid w:val="000B195F"/>
    <w:rsid w:val="000B2F0D"/>
    <w:rsid w:val="000B4037"/>
    <w:rsid w:val="000B6D62"/>
    <w:rsid w:val="000B6F4B"/>
    <w:rsid w:val="000B75BE"/>
    <w:rsid w:val="000C0F7A"/>
    <w:rsid w:val="000C1C76"/>
    <w:rsid w:val="000C3325"/>
    <w:rsid w:val="000C4ADA"/>
    <w:rsid w:val="000C747A"/>
    <w:rsid w:val="000C7FF0"/>
    <w:rsid w:val="000D1CFF"/>
    <w:rsid w:val="000D3916"/>
    <w:rsid w:val="000D72BD"/>
    <w:rsid w:val="000E00A5"/>
    <w:rsid w:val="000E303A"/>
    <w:rsid w:val="000E6540"/>
    <w:rsid w:val="000E790E"/>
    <w:rsid w:val="000F0A4C"/>
    <w:rsid w:val="000F2247"/>
    <w:rsid w:val="000F4124"/>
    <w:rsid w:val="000F55E7"/>
    <w:rsid w:val="000F5649"/>
    <w:rsid w:val="000F771A"/>
    <w:rsid w:val="001012E5"/>
    <w:rsid w:val="001032C6"/>
    <w:rsid w:val="00103E8C"/>
    <w:rsid w:val="00105912"/>
    <w:rsid w:val="00116CC5"/>
    <w:rsid w:val="001172A6"/>
    <w:rsid w:val="001252E3"/>
    <w:rsid w:val="0012780F"/>
    <w:rsid w:val="001407D1"/>
    <w:rsid w:val="00140C45"/>
    <w:rsid w:val="00140D50"/>
    <w:rsid w:val="0014141A"/>
    <w:rsid w:val="0015766B"/>
    <w:rsid w:val="00157A5D"/>
    <w:rsid w:val="0016422B"/>
    <w:rsid w:val="001656E0"/>
    <w:rsid w:val="00166139"/>
    <w:rsid w:val="00166170"/>
    <w:rsid w:val="00167F30"/>
    <w:rsid w:val="00172141"/>
    <w:rsid w:val="00172C58"/>
    <w:rsid w:val="001801B5"/>
    <w:rsid w:val="001830E6"/>
    <w:rsid w:val="00185226"/>
    <w:rsid w:val="00186B39"/>
    <w:rsid w:val="00186DC5"/>
    <w:rsid w:val="00187082"/>
    <w:rsid w:val="001912E4"/>
    <w:rsid w:val="00193F47"/>
    <w:rsid w:val="0019659F"/>
    <w:rsid w:val="001A0F50"/>
    <w:rsid w:val="001A1A44"/>
    <w:rsid w:val="001A2004"/>
    <w:rsid w:val="001A2387"/>
    <w:rsid w:val="001A3317"/>
    <w:rsid w:val="001A4FD2"/>
    <w:rsid w:val="001B056F"/>
    <w:rsid w:val="001B087F"/>
    <w:rsid w:val="001B1166"/>
    <w:rsid w:val="001B3EB7"/>
    <w:rsid w:val="001B5ECC"/>
    <w:rsid w:val="001C4B1E"/>
    <w:rsid w:val="001C5336"/>
    <w:rsid w:val="001C6953"/>
    <w:rsid w:val="001D071A"/>
    <w:rsid w:val="001D28FE"/>
    <w:rsid w:val="001D38EF"/>
    <w:rsid w:val="001D5D07"/>
    <w:rsid w:val="001E11BC"/>
    <w:rsid w:val="001E3045"/>
    <w:rsid w:val="001E427A"/>
    <w:rsid w:val="001E46D6"/>
    <w:rsid w:val="001E54F3"/>
    <w:rsid w:val="001E7D46"/>
    <w:rsid w:val="001F177E"/>
    <w:rsid w:val="001F21B3"/>
    <w:rsid w:val="001F2D42"/>
    <w:rsid w:val="001F6E74"/>
    <w:rsid w:val="001F787E"/>
    <w:rsid w:val="001F78EC"/>
    <w:rsid w:val="001F7A8B"/>
    <w:rsid w:val="00202789"/>
    <w:rsid w:val="00203793"/>
    <w:rsid w:val="002045D6"/>
    <w:rsid w:val="0021322F"/>
    <w:rsid w:val="00213A65"/>
    <w:rsid w:val="00214AE9"/>
    <w:rsid w:val="00215E75"/>
    <w:rsid w:val="00223812"/>
    <w:rsid w:val="002303E9"/>
    <w:rsid w:val="00231983"/>
    <w:rsid w:val="00233A19"/>
    <w:rsid w:val="00236321"/>
    <w:rsid w:val="0024137D"/>
    <w:rsid w:val="00244C7A"/>
    <w:rsid w:val="0024682D"/>
    <w:rsid w:val="00246FD3"/>
    <w:rsid w:val="002479E5"/>
    <w:rsid w:val="002524EC"/>
    <w:rsid w:val="002555EE"/>
    <w:rsid w:val="0025629C"/>
    <w:rsid w:val="00257996"/>
    <w:rsid w:val="00260036"/>
    <w:rsid w:val="002646EB"/>
    <w:rsid w:val="00273698"/>
    <w:rsid w:val="00274607"/>
    <w:rsid w:val="00282C4F"/>
    <w:rsid w:val="0028305B"/>
    <w:rsid w:val="002955F6"/>
    <w:rsid w:val="00296058"/>
    <w:rsid w:val="0029653C"/>
    <w:rsid w:val="00296A2A"/>
    <w:rsid w:val="00297C38"/>
    <w:rsid w:val="002A0887"/>
    <w:rsid w:val="002A379A"/>
    <w:rsid w:val="002A6C8D"/>
    <w:rsid w:val="002B4E39"/>
    <w:rsid w:val="002C09D0"/>
    <w:rsid w:val="002C2C49"/>
    <w:rsid w:val="002C46FE"/>
    <w:rsid w:val="002C65EF"/>
    <w:rsid w:val="002C77CF"/>
    <w:rsid w:val="002D023F"/>
    <w:rsid w:val="002D13EF"/>
    <w:rsid w:val="002D1970"/>
    <w:rsid w:val="002D22EC"/>
    <w:rsid w:val="002D4CA7"/>
    <w:rsid w:val="002E172D"/>
    <w:rsid w:val="002E217C"/>
    <w:rsid w:val="002E2F35"/>
    <w:rsid w:val="002E421E"/>
    <w:rsid w:val="002F19A3"/>
    <w:rsid w:val="002F19B8"/>
    <w:rsid w:val="002F5DAE"/>
    <w:rsid w:val="002F60A4"/>
    <w:rsid w:val="0031070A"/>
    <w:rsid w:val="003120B3"/>
    <w:rsid w:val="00312F48"/>
    <w:rsid w:val="0031373A"/>
    <w:rsid w:val="00314C8C"/>
    <w:rsid w:val="00317506"/>
    <w:rsid w:val="00320180"/>
    <w:rsid w:val="00320834"/>
    <w:rsid w:val="00323A9D"/>
    <w:rsid w:val="00331A7C"/>
    <w:rsid w:val="0033590D"/>
    <w:rsid w:val="003379E8"/>
    <w:rsid w:val="0034313E"/>
    <w:rsid w:val="00343C72"/>
    <w:rsid w:val="003505FA"/>
    <w:rsid w:val="0035736C"/>
    <w:rsid w:val="00357C20"/>
    <w:rsid w:val="003624D1"/>
    <w:rsid w:val="003639A7"/>
    <w:rsid w:val="00366825"/>
    <w:rsid w:val="003705AD"/>
    <w:rsid w:val="0037356D"/>
    <w:rsid w:val="00375515"/>
    <w:rsid w:val="00376952"/>
    <w:rsid w:val="00377590"/>
    <w:rsid w:val="0038002C"/>
    <w:rsid w:val="00380BFA"/>
    <w:rsid w:val="00381538"/>
    <w:rsid w:val="00384247"/>
    <w:rsid w:val="00384CAD"/>
    <w:rsid w:val="0039207F"/>
    <w:rsid w:val="003921EF"/>
    <w:rsid w:val="00395CD8"/>
    <w:rsid w:val="003962A8"/>
    <w:rsid w:val="003A0101"/>
    <w:rsid w:val="003A0E4F"/>
    <w:rsid w:val="003A1CAD"/>
    <w:rsid w:val="003A440E"/>
    <w:rsid w:val="003A61C6"/>
    <w:rsid w:val="003B1995"/>
    <w:rsid w:val="003B2434"/>
    <w:rsid w:val="003B303D"/>
    <w:rsid w:val="003B365C"/>
    <w:rsid w:val="003B76AC"/>
    <w:rsid w:val="003C0A77"/>
    <w:rsid w:val="003C1614"/>
    <w:rsid w:val="003C47E1"/>
    <w:rsid w:val="003C7475"/>
    <w:rsid w:val="003C75A5"/>
    <w:rsid w:val="003D19B1"/>
    <w:rsid w:val="003D2DB2"/>
    <w:rsid w:val="003D39B2"/>
    <w:rsid w:val="003D3A31"/>
    <w:rsid w:val="003D58DB"/>
    <w:rsid w:val="003D708A"/>
    <w:rsid w:val="003E2D67"/>
    <w:rsid w:val="003E311D"/>
    <w:rsid w:val="003E438C"/>
    <w:rsid w:val="003E4AA7"/>
    <w:rsid w:val="003E7563"/>
    <w:rsid w:val="003E7ADB"/>
    <w:rsid w:val="003F1E0A"/>
    <w:rsid w:val="003F29CC"/>
    <w:rsid w:val="003F4389"/>
    <w:rsid w:val="003F6AF0"/>
    <w:rsid w:val="003F7485"/>
    <w:rsid w:val="00402E39"/>
    <w:rsid w:val="00413510"/>
    <w:rsid w:val="004205D6"/>
    <w:rsid w:val="004217E4"/>
    <w:rsid w:val="004222C2"/>
    <w:rsid w:val="004226C0"/>
    <w:rsid w:val="00424F90"/>
    <w:rsid w:val="00425986"/>
    <w:rsid w:val="0043071A"/>
    <w:rsid w:val="00433047"/>
    <w:rsid w:val="00435056"/>
    <w:rsid w:val="00440FC2"/>
    <w:rsid w:val="004446EF"/>
    <w:rsid w:val="004463EE"/>
    <w:rsid w:val="0044797E"/>
    <w:rsid w:val="00452DF9"/>
    <w:rsid w:val="0045308A"/>
    <w:rsid w:val="004546FC"/>
    <w:rsid w:val="00454767"/>
    <w:rsid w:val="00457F57"/>
    <w:rsid w:val="0046165A"/>
    <w:rsid w:val="00461B9B"/>
    <w:rsid w:val="00462EC1"/>
    <w:rsid w:val="0046343B"/>
    <w:rsid w:val="004635F2"/>
    <w:rsid w:val="00465FA8"/>
    <w:rsid w:val="00467CAD"/>
    <w:rsid w:val="00470297"/>
    <w:rsid w:val="0047150E"/>
    <w:rsid w:val="0047229F"/>
    <w:rsid w:val="004731F0"/>
    <w:rsid w:val="00475049"/>
    <w:rsid w:val="00475BC4"/>
    <w:rsid w:val="00477D77"/>
    <w:rsid w:val="00480D4F"/>
    <w:rsid w:val="00480E07"/>
    <w:rsid w:val="00481CDD"/>
    <w:rsid w:val="00485DD1"/>
    <w:rsid w:val="00485F5A"/>
    <w:rsid w:val="0049016A"/>
    <w:rsid w:val="00490ADD"/>
    <w:rsid w:val="0049185D"/>
    <w:rsid w:val="00493C5E"/>
    <w:rsid w:val="004A1409"/>
    <w:rsid w:val="004A1965"/>
    <w:rsid w:val="004A4E2A"/>
    <w:rsid w:val="004A5423"/>
    <w:rsid w:val="004A6659"/>
    <w:rsid w:val="004A6A46"/>
    <w:rsid w:val="004B325B"/>
    <w:rsid w:val="004B3857"/>
    <w:rsid w:val="004B38CF"/>
    <w:rsid w:val="004B524F"/>
    <w:rsid w:val="004B6ED0"/>
    <w:rsid w:val="004C6FC8"/>
    <w:rsid w:val="004C7558"/>
    <w:rsid w:val="004D1140"/>
    <w:rsid w:val="004D1C33"/>
    <w:rsid w:val="004D1EBE"/>
    <w:rsid w:val="004D3187"/>
    <w:rsid w:val="004D41AF"/>
    <w:rsid w:val="004D4A15"/>
    <w:rsid w:val="004D75F0"/>
    <w:rsid w:val="004E02CA"/>
    <w:rsid w:val="004E16F4"/>
    <w:rsid w:val="004E4251"/>
    <w:rsid w:val="004E4D4C"/>
    <w:rsid w:val="004E5674"/>
    <w:rsid w:val="004E6807"/>
    <w:rsid w:val="004F1F5C"/>
    <w:rsid w:val="004F58C8"/>
    <w:rsid w:val="004F608D"/>
    <w:rsid w:val="005063E5"/>
    <w:rsid w:val="00510AEA"/>
    <w:rsid w:val="00511976"/>
    <w:rsid w:val="00514F2C"/>
    <w:rsid w:val="00516351"/>
    <w:rsid w:val="005170A9"/>
    <w:rsid w:val="005225E8"/>
    <w:rsid w:val="00523A72"/>
    <w:rsid w:val="005257C2"/>
    <w:rsid w:val="00526B20"/>
    <w:rsid w:val="00531816"/>
    <w:rsid w:val="005323A9"/>
    <w:rsid w:val="00534B0F"/>
    <w:rsid w:val="00535976"/>
    <w:rsid w:val="00537B6B"/>
    <w:rsid w:val="00542DDC"/>
    <w:rsid w:val="00546391"/>
    <w:rsid w:val="00547E29"/>
    <w:rsid w:val="00554D29"/>
    <w:rsid w:val="00555DEF"/>
    <w:rsid w:val="00560669"/>
    <w:rsid w:val="00565BE1"/>
    <w:rsid w:val="00565DF5"/>
    <w:rsid w:val="00565F12"/>
    <w:rsid w:val="00573C26"/>
    <w:rsid w:val="00580A0D"/>
    <w:rsid w:val="00581811"/>
    <w:rsid w:val="00581F0F"/>
    <w:rsid w:val="005826C9"/>
    <w:rsid w:val="00583B0D"/>
    <w:rsid w:val="0059030E"/>
    <w:rsid w:val="00592F8A"/>
    <w:rsid w:val="005938A0"/>
    <w:rsid w:val="00593DDA"/>
    <w:rsid w:val="005947DA"/>
    <w:rsid w:val="00597161"/>
    <w:rsid w:val="005A65DF"/>
    <w:rsid w:val="005A6960"/>
    <w:rsid w:val="005A6E19"/>
    <w:rsid w:val="005B4AF2"/>
    <w:rsid w:val="005B7C02"/>
    <w:rsid w:val="005C11AE"/>
    <w:rsid w:val="005C41BB"/>
    <w:rsid w:val="005C57B0"/>
    <w:rsid w:val="005C59CD"/>
    <w:rsid w:val="005C6604"/>
    <w:rsid w:val="005C6B3D"/>
    <w:rsid w:val="005D0935"/>
    <w:rsid w:val="005D5FDF"/>
    <w:rsid w:val="005D7167"/>
    <w:rsid w:val="005E13A9"/>
    <w:rsid w:val="005E1B6E"/>
    <w:rsid w:val="005E4350"/>
    <w:rsid w:val="005F0269"/>
    <w:rsid w:val="005F5F61"/>
    <w:rsid w:val="005F6E53"/>
    <w:rsid w:val="00601031"/>
    <w:rsid w:val="00601706"/>
    <w:rsid w:val="00605063"/>
    <w:rsid w:val="00605438"/>
    <w:rsid w:val="006067D6"/>
    <w:rsid w:val="006219A6"/>
    <w:rsid w:val="00621A24"/>
    <w:rsid w:val="006302D2"/>
    <w:rsid w:val="00632FB2"/>
    <w:rsid w:val="00635743"/>
    <w:rsid w:val="00635A6F"/>
    <w:rsid w:val="0063617D"/>
    <w:rsid w:val="00636980"/>
    <w:rsid w:val="00642865"/>
    <w:rsid w:val="006438B3"/>
    <w:rsid w:val="00644A11"/>
    <w:rsid w:val="00645526"/>
    <w:rsid w:val="006475F0"/>
    <w:rsid w:val="00647ADE"/>
    <w:rsid w:val="00647C03"/>
    <w:rsid w:val="00651CCA"/>
    <w:rsid w:val="00652497"/>
    <w:rsid w:val="006526F9"/>
    <w:rsid w:val="00653477"/>
    <w:rsid w:val="00654506"/>
    <w:rsid w:val="00654B2A"/>
    <w:rsid w:val="00655329"/>
    <w:rsid w:val="006567AC"/>
    <w:rsid w:val="00656CF4"/>
    <w:rsid w:val="00662C21"/>
    <w:rsid w:val="00663353"/>
    <w:rsid w:val="00666F74"/>
    <w:rsid w:val="00666FDD"/>
    <w:rsid w:val="00670109"/>
    <w:rsid w:val="00671D81"/>
    <w:rsid w:val="00673B7B"/>
    <w:rsid w:val="00674155"/>
    <w:rsid w:val="00674EAA"/>
    <w:rsid w:val="00675362"/>
    <w:rsid w:val="0067677A"/>
    <w:rsid w:val="006774D5"/>
    <w:rsid w:val="00681ECF"/>
    <w:rsid w:val="006863DD"/>
    <w:rsid w:val="00687E03"/>
    <w:rsid w:val="006942A0"/>
    <w:rsid w:val="0069572F"/>
    <w:rsid w:val="006959E1"/>
    <w:rsid w:val="006A02A2"/>
    <w:rsid w:val="006A04B2"/>
    <w:rsid w:val="006A1C6F"/>
    <w:rsid w:val="006A60C9"/>
    <w:rsid w:val="006A6618"/>
    <w:rsid w:val="006B1EE1"/>
    <w:rsid w:val="006B4F1E"/>
    <w:rsid w:val="006B6D27"/>
    <w:rsid w:val="006C4B6D"/>
    <w:rsid w:val="006D04A6"/>
    <w:rsid w:val="006D109A"/>
    <w:rsid w:val="006D11FA"/>
    <w:rsid w:val="006E1332"/>
    <w:rsid w:val="006E1A8E"/>
    <w:rsid w:val="006E5A8C"/>
    <w:rsid w:val="006E7290"/>
    <w:rsid w:val="006E7403"/>
    <w:rsid w:val="006E7758"/>
    <w:rsid w:val="006E7DF9"/>
    <w:rsid w:val="006F1F15"/>
    <w:rsid w:val="006F5822"/>
    <w:rsid w:val="006F7184"/>
    <w:rsid w:val="006F7D03"/>
    <w:rsid w:val="006F7FBA"/>
    <w:rsid w:val="00700D90"/>
    <w:rsid w:val="00702963"/>
    <w:rsid w:val="00703FC6"/>
    <w:rsid w:val="00704383"/>
    <w:rsid w:val="00710EBE"/>
    <w:rsid w:val="0071183E"/>
    <w:rsid w:val="0071230C"/>
    <w:rsid w:val="00713818"/>
    <w:rsid w:val="007138FC"/>
    <w:rsid w:val="0071523A"/>
    <w:rsid w:val="007154D8"/>
    <w:rsid w:val="007159BE"/>
    <w:rsid w:val="00720608"/>
    <w:rsid w:val="00725A50"/>
    <w:rsid w:val="0073418F"/>
    <w:rsid w:val="007374C1"/>
    <w:rsid w:val="00740092"/>
    <w:rsid w:val="007400B3"/>
    <w:rsid w:val="007420CB"/>
    <w:rsid w:val="007428B3"/>
    <w:rsid w:val="00742CC3"/>
    <w:rsid w:val="007514DE"/>
    <w:rsid w:val="00752F64"/>
    <w:rsid w:val="00754843"/>
    <w:rsid w:val="007576AA"/>
    <w:rsid w:val="007577A9"/>
    <w:rsid w:val="00757EC4"/>
    <w:rsid w:val="00762063"/>
    <w:rsid w:val="0077028D"/>
    <w:rsid w:val="00772038"/>
    <w:rsid w:val="00772B88"/>
    <w:rsid w:val="007753EF"/>
    <w:rsid w:val="007754E5"/>
    <w:rsid w:val="0077592C"/>
    <w:rsid w:val="007759A3"/>
    <w:rsid w:val="007773D0"/>
    <w:rsid w:val="00781384"/>
    <w:rsid w:val="007827FD"/>
    <w:rsid w:val="00786D35"/>
    <w:rsid w:val="00791684"/>
    <w:rsid w:val="00791C7C"/>
    <w:rsid w:val="00792B13"/>
    <w:rsid w:val="007A1DE9"/>
    <w:rsid w:val="007A313C"/>
    <w:rsid w:val="007A63E3"/>
    <w:rsid w:val="007A7FC2"/>
    <w:rsid w:val="007B1139"/>
    <w:rsid w:val="007B2B38"/>
    <w:rsid w:val="007C25FB"/>
    <w:rsid w:val="007C2C87"/>
    <w:rsid w:val="007C3003"/>
    <w:rsid w:val="007C5EF7"/>
    <w:rsid w:val="007D1C7D"/>
    <w:rsid w:val="007D294F"/>
    <w:rsid w:val="007D6A27"/>
    <w:rsid w:val="007F09B6"/>
    <w:rsid w:val="007F2A52"/>
    <w:rsid w:val="007F4083"/>
    <w:rsid w:val="007F541C"/>
    <w:rsid w:val="007F68FD"/>
    <w:rsid w:val="007F71B7"/>
    <w:rsid w:val="0080299E"/>
    <w:rsid w:val="008103EE"/>
    <w:rsid w:val="0081047C"/>
    <w:rsid w:val="00811A49"/>
    <w:rsid w:val="00814DBA"/>
    <w:rsid w:val="008150C0"/>
    <w:rsid w:val="008267AB"/>
    <w:rsid w:val="00827875"/>
    <w:rsid w:val="00832C5E"/>
    <w:rsid w:val="00834342"/>
    <w:rsid w:val="00834B62"/>
    <w:rsid w:val="008359AC"/>
    <w:rsid w:val="00844CF0"/>
    <w:rsid w:val="008472D1"/>
    <w:rsid w:val="008504AF"/>
    <w:rsid w:val="008621A3"/>
    <w:rsid w:val="00867799"/>
    <w:rsid w:val="00873F8B"/>
    <w:rsid w:val="00874B51"/>
    <w:rsid w:val="00874C62"/>
    <w:rsid w:val="00877F86"/>
    <w:rsid w:val="00881A47"/>
    <w:rsid w:val="00890E73"/>
    <w:rsid w:val="008915CB"/>
    <w:rsid w:val="0089202A"/>
    <w:rsid w:val="00893DAA"/>
    <w:rsid w:val="00893E25"/>
    <w:rsid w:val="0089572A"/>
    <w:rsid w:val="008A2FD5"/>
    <w:rsid w:val="008A3153"/>
    <w:rsid w:val="008A561F"/>
    <w:rsid w:val="008A5821"/>
    <w:rsid w:val="008A584E"/>
    <w:rsid w:val="008A5AC7"/>
    <w:rsid w:val="008A7140"/>
    <w:rsid w:val="008A7179"/>
    <w:rsid w:val="008B22D6"/>
    <w:rsid w:val="008B25F1"/>
    <w:rsid w:val="008B3B85"/>
    <w:rsid w:val="008B6340"/>
    <w:rsid w:val="008C32F2"/>
    <w:rsid w:val="008C3FB3"/>
    <w:rsid w:val="008D1BFA"/>
    <w:rsid w:val="008D22F2"/>
    <w:rsid w:val="008D2E5B"/>
    <w:rsid w:val="008D46F2"/>
    <w:rsid w:val="008D4FE7"/>
    <w:rsid w:val="008E0E86"/>
    <w:rsid w:val="008E1799"/>
    <w:rsid w:val="008E3DE7"/>
    <w:rsid w:val="008E5C11"/>
    <w:rsid w:val="008E630D"/>
    <w:rsid w:val="008E6611"/>
    <w:rsid w:val="008E73A2"/>
    <w:rsid w:val="008F0145"/>
    <w:rsid w:val="008F20D5"/>
    <w:rsid w:val="008F2414"/>
    <w:rsid w:val="008F47B2"/>
    <w:rsid w:val="008F4AC2"/>
    <w:rsid w:val="008F616E"/>
    <w:rsid w:val="008F7FAC"/>
    <w:rsid w:val="00900E1B"/>
    <w:rsid w:val="00902949"/>
    <w:rsid w:val="00903D47"/>
    <w:rsid w:val="00904D6E"/>
    <w:rsid w:val="009056E5"/>
    <w:rsid w:val="00905742"/>
    <w:rsid w:val="00907156"/>
    <w:rsid w:val="00907C4F"/>
    <w:rsid w:val="0091029C"/>
    <w:rsid w:val="00910FDE"/>
    <w:rsid w:val="00914ECC"/>
    <w:rsid w:val="00914F00"/>
    <w:rsid w:val="00922EAE"/>
    <w:rsid w:val="00923A5A"/>
    <w:rsid w:val="00927549"/>
    <w:rsid w:val="009309B2"/>
    <w:rsid w:val="00930C24"/>
    <w:rsid w:val="00933777"/>
    <w:rsid w:val="009371E5"/>
    <w:rsid w:val="00937297"/>
    <w:rsid w:val="00941BDF"/>
    <w:rsid w:val="00942888"/>
    <w:rsid w:val="00942AE8"/>
    <w:rsid w:val="00943131"/>
    <w:rsid w:val="009441DF"/>
    <w:rsid w:val="00945BA3"/>
    <w:rsid w:val="00945E42"/>
    <w:rsid w:val="009502C7"/>
    <w:rsid w:val="00952113"/>
    <w:rsid w:val="009528C5"/>
    <w:rsid w:val="0095417E"/>
    <w:rsid w:val="00954D6F"/>
    <w:rsid w:val="00955146"/>
    <w:rsid w:val="00955E27"/>
    <w:rsid w:val="009575EF"/>
    <w:rsid w:val="00962AE8"/>
    <w:rsid w:val="00963B8C"/>
    <w:rsid w:val="00964B71"/>
    <w:rsid w:val="00972077"/>
    <w:rsid w:val="00973168"/>
    <w:rsid w:val="00974D3E"/>
    <w:rsid w:val="00974E9F"/>
    <w:rsid w:val="0097662C"/>
    <w:rsid w:val="00983612"/>
    <w:rsid w:val="00986491"/>
    <w:rsid w:val="00987AE2"/>
    <w:rsid w:val="00992636"/>
    <w:rsid w:val="0099729C"/>
    <w:rsid w:val="009A1937"/>
    <w:rsid w:val="009A636C"/>
    <w:rsid w:val="009A7B46"/>
    <w:rsid w:val="009B0CE5"/>
    <w:rsid w:val="009B3A73"/>
    <w:rsid w:val="009B3CD0"/>
    <w:rsid w:val="009B42A6"/>
    <w:rsid w:val="009B50C0"/>
    <w:rsid w:val="009B5E03"/>
    <w:rsid w:val="009C0CAE"/>
    <w:rsid w:val="009C68C4"/>
    <w:rsid w:val="009C6ECF"/>
    <w:rsid w:val="009D295C"/>
    <w:rsid w:val="009D456C"/>
    <w:rsid w:val="009E266F"/>
    <w:rsid w:val="009E2C39"/>
    <w:rsid w:val="009E34F7"/>
    <w:rsid w:val="009E5AC8"/>
    <w:rsid w:val="009E6FB5"/>
    <w:rsid w:val="009E7A81"/>
    <w:rsid w:val="009F1B35"/>
    <w:rsid w:val="009F44D4"/>
    <w:rsid w:val="009F46BD"/>
    <w:rsid w:val="00A00BA6"/>
    <w:rsid w:val="00A01369"/>
    <w:rsid w:val="00A10482"/>
    <w:rsid w:val="00A11E60"/>
    <w:rsid w:val="00A2034A"/>
    <w:rsid w:val="00A21956"/>
    <w:rsid w:val="00A261DE"/>
    <w:rsid w:val="00A27315"/>
    <w:rsid w:val="00A2734E"/>
    <w:rsid w:val="00A30871"/>
    <w:rsid w:val="00A344EB"/>
    <w:rsid w:val="00A34551"/>
    <w:rsid w:val="00A35771"/>
    <w:rsid w:val="00A36511"/>
    <w:rsid w:val="00A41D0B"/>
    <w:rsid w:val="00A447DA"/>
    <w:rsid w:val="00A47944"/>
    <w:rsid w:val="00A50751"/>
    <w:rsid w:val="00A5190E"/>
    <w:rsid w:val="00A571BC"/>
    <w:rsid w:val="00A5766F"/>
    <w:rsid w:val="00A623D3"/>
    <w:rsid w:val="00A62A10"/>
    <w:rsid w:val="00A7041B"/>
    <w:rsid w:val="00A70FC4"/>
    <w:rsid w:val="00A7132E"/>
    <w:rsid w:val="00A76116"/>
    <w:rsid w:val="00A7656A"/>
    <w:rsid w:val="00A842DE"/>
    <w:rsid w:val="00A84F2C"/>
    <w:rsid w:val="00A926C4"/>
    <w:rsid w:val="00A933AC"/>
    <w:rsid w:val="00A93792"/>
    <w:rsid w:val="00A94178"/>
    <w:rsid w:val="00A97AC7"/>
    <w:rsid w:val="00AA14DF"/>
    <w:rsid w:val="00AA25F6"/>
    <w:rsid w:val="00AA6A7A"/>
    <w:rsid w:val="00AA7A67"/>
    <w:rsid w:val="00AB0BC4"/>
    <w:rsid w:val="00AB49F1"/>
    <w:rsid w:val="00AB7ACA"/>
    <w:rsid w:val="00AC0932"/>
    <w:rsid w:val="00AC0F8E"/>
    <w:rsid w:val="00AC2691"/>
    <w:rsid w:val="00AC6481"/>
    <w:rsid w:val="00AD17CF"/>
    <w:rsid w:val="00AD1C26"/>
    <w:rsid w:val="00AD6024"/>
    <w:rsid w:val="00AE03BE"/>
    <w:rsid w:val="00AE67A9"/>
    <w:rsid w:val="00AF1DA3"/>
    <w:rsid w:val="00AF4883"/>
    <w:rsid w:val="00AF5DBD"/>
    <w:rsid w:val="00AF604E"/>
    <w:rsid w:val="00B01E27"/>
    <w:rsid w:val="00B04312"/>
    <w:rsid w:val="00B07E47"/>
    <w:rsid w:val="00B12F97"/>
    <w:rsid w:val="00B13412"/>
    <w:rsid w:val="00B14780"/>
    <w:rsid w:val="00B149ED"/>
    <w:rsid w:val="00B2094B"/>
    <w:rsid w:val="00B223C0"/>
    <w:rsid w:val="00B23291"/>
    <w:rsid w:val="00B234D0"/>
    <w:rsid w:val="00B26216"/>
    <w:rsid w:val="00B26773"/>
    <w:rsid w:val="00B309AB"/>
    <w:rsid w:val="00B31327"/>
    <w:rsid w:val="00B3270C"/>
    <w:rsid w:val="00B3640B"/>
    <w:rsid w:val="00B4028F"/>
    <w:rsid w:val="00B42D2A"/>
    <w:rsid w:val="00B43137"/>
    <w:rsid w:val="00B45440"/>
    <w:rsid w:val="00B4697A"/>
    <w:rsid w:val="00B4754C"/>
    <w:rsid w:val="00B51962"/>
    <w:rsid w:val="00B555C5"/>
    <w:rsid w:val="00B55A04"/>
    <w:rsid w:val="00B565E0"/>
    <w:rsid w:val="00B56FFA"/>
    <w:rsid w:val="00B60C9B"/>
    <w:rsid w:val="00B668BE"/>
    <w:rsid w:val="00B66ABF"/>
    <w:rsid w:val="00B67252"/>
    <w:rsid w:val="00B67984"/>
    <w:rsid w:val="00B7262F"/>
    <w:rsid w:val="00B72B60"/>
    <w:rsid w:val="00B8051D"/>
    <w:rsid w:val="00B806C5"/>
    <w:rsid w:val="00B8307F"/>
    <w:rsid w:val="00B837AF"/>
    <w:rsid w:val="00B8398E"/>
    <w:rsid w:val="00B8460E"/>
    <w:rsid w:val="00B868CD"/>
    <w:rsid w:val="00B92290"/>
    <w:rsid w:val="00B92980"/>
    <w:rsid w:val="00B93B2F"/>
    <w:rsid w:val="00B94ADB"/>
    <w:rsid w:val="00B9577C"/>
    <w:rsid w:val="00B9684D"/>
    <w:rsid w:val="00B9723D"/>
    <w:rsid w:val="00BA33D8"/>
    <w:rsid w:val="00BA41C7"/>
    <w:rsid w:val="00BB165A"/>
    <w:rsid w:val="00BB5733"/>
    <w:rsid w:val="00BB6A83"/>
    <w:rsid w:val="00BB7D20"/>
    <w:rsid w:val="00BB7E72"/>
    <w:rsid w:val="00BC1A91"/>
    <w:rsid w:val="00BC30D1"/>
    <w:rsid w:val="00BC6171"/>
    <w:rsid w:val="00BC7370"/>
    <w:rsid w:val="00BC7C16"/>
    <w:rsid w:val="00BC7C1A"/>
    <w:rsid w:val="00BD008F"/>
    <w:rsid w:val="00BD0B8A"/>
    <w:rsid w:val="00BD1F7F"/>
    <w:rsid w:val="00BD3CC9"/>
    <w:rsid w:val="00BE0A8E"/>
    <w:rsid w:val="00BE247B"/>
    <w:rsid w:val="00BE3270"/>
    <w:rsid w:val="00BE3892"/>
    <w:rsid w:val="00BE6EE6"/>
    <w:rsid w:val="00BF5217"/>
    <w:rsid w:val="00BF70A3"/>
    <w:rsid w:val="00C00F21"/>
    <w:rsid w:val="00C042EE"/>
    <w:rsid w:val="00C059B7"/>
    <w:rsid w:val="00C06D20"/>
    <w:rsid w:val="00C07E4C"/>
    <w:rsid w:val="00C110FF"/>
    <w:rsid w:val="00C1191D"/>
    <w:rsid w:val="00C12B40"/>
    <w:rsid w:val="00C17861"/>
    <w:rsid w:val="00C22771"/>
    <w:rsid w:val="00C267DA"/>
    <w:rsid w:val="00C26EF7"/>
    <w:rsid w:val="00C30731"/>
    <w:rsid w:val="00C335E8"/>
    <w:rsid w:val="00C35360"/>
    <w:rsid w:val="00C35F81"/>
    <w:rsid w:val="00C370D1"/>
    <w:rsid w:val="00C45C0B"/>
    <w:rsid w:val="00C479A1"/>
    <w:rsid w:val="00C51971"/>
    <w:rsid w:val="00C525A0"/>
    <w:rsid w:val="00C526AF"/>
    <w:rsid w:val="00C52B9B"/>
    <w:rsid w:val="00C537BB"/>
    <w:rsid w:val="00C53C2D"/>
    <w:rsid w:val="00C55D42"/>
    <w:rsid w:val="00C5791B"/>
    <w:rsid w:val="00C57CC5"/>
    <w:rsid w:val="00C62931"/>
    <w:rsid w:val="00C648D0"/>
    <w:rsid w:val="00C654BC"/>
    <w:rsid w:val="00C66FF1"/>
    <w:rsid w:val="00C67EFD"/>
    <w:rsid w:val="00C72357"/>
    <w:rsid w:val="00C8632F"/>
    <w:rsid w:val="00C8750B"/>
    <w:rsid w:val="00C96091"/>
    <w:rsid w:val="00C96F55"/>
    <w:rsid w:val="00CA0FED"/>
    <w:rsid w:val="00CA2956"/>
    <w:rsid w:val="00CA2D6C"/>
    <w:rsid w:val="00CB289C"/>
    <w:rsid w:val="00CB3E61"/>
    <w:rsid w:val="00CC1661"/>
    <w:rsid w:val="00CC67EF"/>
    <w:rsid w:val="00CC79A6"/>
    <w:rsid w:val="00CD6DEE"/>
    <w:rsid w:val="00CE0D1E"/>
    <w:rsid w:val="00CE1EEF"/>
    <w:rsid w:val="00CE6A2E"/>
    <w:rsid w:val="00CF4263"/>
    <w:rsid w:val="00CF428E"/>
    <w:rsid w:val="00CF7866"/>
    <w:rsid w:val="00D02487"/>
    <w:rsid w:val="00D0769B"/>
    <w:rsid w:val="00D1012F"/>
    <w:rsid w:val="00D10AAF"/>
    <w:rsid w:val="00D1103C"/>
    <w:rsid w:val="00D20626"/>
    <w:rsid w:val="00D20B6D"/>
    <w:rsid w:val="00D20C40"/>
    <w:rsid w:val="00D25E53"/>
    <w:rsid w:val="00D37475"/>
    <w:rsid w:val="00D44958"/>
    <w:rsid w:val="00D4722E"/>
    <w:rsid w:val="00D50FB4"/>
    <w:rsid w:val="00D53200"/>
    <w:rsid w:val="00D54B5B"/>
    <w:rsid w:val="00D54DAF"/>
    <w:rsid w:val="00D551CE"/>
    <w:rsid w:val="00D560BE"/>
    <w:rsid w:val="00D56E70"/>
    <w:rsid w:val="00D570A2"/>
    <w:rsid w:val="00D628BB"/>
    <w:rsid w:val="00D64665"/>
    <w:rsid w:val="00D64749"/>
    <w:rsid w:val="00D651BF"/>
    <w:rsid w:val="00D65D42"/>
    <w:rsid w:val="00D66D65"/>
    <w:rsid w:val="00D66E8E"/>
    <w:rsid w:val="00D729DC"/>
    <w:rsid w:val="00D731A7"/>
    <w:rsid w:val="00D7464D"/>
    <w:rsid w:val="00D81326"/>
    <w:rsid w:val="00D82885"/>
    <w:rsid w:val="00D83A32"/>
    <w:rsid w:val="00D85EBA"/>
    <w:rsid w:val="00D90F78"/>
    <w:rsid w:val="00D91547"/>
    <w:rsid w:val="00D927F0"/>
    <w:rsid w:val="00D940D7"/>
    <w:rsid w:val="00D96352"/>
    <w:rsid w:val="00DA2106"/>
    <w:rsid w:val="00DB0837"/>
    <w:rsid w:val="00DB338A"/>
    <w:rsid w:val="00DB3B87"/>
    <w:rsid w:val="00DB51E7"/>
    <w:rsid w:val="00DC0B84"/>
    <w:rsid w:val="00DC31B4"/>
    <w:rsid w:val="00DC6187"/>
    <w:rsid w:val="00DC7098"/>
    <w:rsid w:val="00DC7DF1"/>
    <w:rsid w:val="00DD3847"/>
    <w:rsid w:val="00DD4431"/>
    <w:rsid w:val="00DD70C9"/>
    <w:rsid w:val="00DE0A09"/>
    <w:rsid w:val="00DE1304"/>
    <w:rsid w:val="00DF0045"/>
    <w:rsid w:val="00DF3A08"/>
    <w:rsid w:val="00DF6CB4"/>
    <w:rsid w:val="00DF7122"/>
    <w:rsid w:val="00E0490A"/>
    <w:rsid w:val="00E04E7E"/>
    <w:rsid w:val="00E15942"/>
    <w:rsid w:val="00E229B8"/>
    <w:rsid w:val="00E22E8C"/>
    <w:rsid w:val="00E26882"/>
    <w:rsid w:val="00E320BF"/>
    <w:rsid w:val="00E40CCF"/>
    <w:rsid w:val="00E439CA"/>
    <w:rsid w:val="00E44E75"/>
    <w:rsid w:val="00E51210"/>
    <w:rsid w:val="00E52E7F"/>
    <w:rsid w:val="00E54827"/>
    <w:rsid w:val="00E54D35"/>
    <w:rsid w:val="00E623D6"/>
    <w:rsid w:val="00E63541"/>
    <w:rsid w:val="00E63AFA"/>
    <w:rsid w:val="00E70298"/>
    <w:rsid w:val="00E7492C"/>
    <w:rsid w:val="00E76C47"/>
    <w:rsid w:val="00E776F9"/>
    <w:rsid w:val="00E77B38"/>
    <w:rsid w:val="00E8074F"/>
    <w:rsid w:val="00E81D54"/>
    <w:rsid w:val="00E82CC0"/>
    <w:rsid w:val="00E8439B"/>
    <w:rsid w:val="00E84D9A"/>
    <w:rsid w:val="00E865DB"/>
    <w:rsid w:val="00E87B5D"/>
    <w:rsid w:val="00E90C40"/>
    <w:rsid w:val="00E90F71"/>
    <w:rsid w:val="00E92B59"/>
    <w:rsid w:val="00E93CA2"/>
    <w:rsid w:val="00E94048"/>
    <w:rsid w:val="00E97AA7"/>
    <w:rsid w:val="00EA2B26"/>
    <w:rsid w:val="00EA5355"/>
    <w:rsid w:val="00EB19FC"/>
    <w:rsid w:val="00EB1E55"/>
    <w:rsid w:val="00EB33DC"/>
    <w:rsid w:val="00EB3588"/>
    <w:rsid w:val="00EB62FB"/>
    <w:rsid w:val="00EB68DB"/>
    <w:rsid w:val="00EB7DCF"/>
    <w:rsid w:val="00EC633B"/>
    <w:rsid w:val="00ED0A31"/>
    <w:rsid w:val="00ED2D65"/>
    <w:rsid w:val="00ED3F13"/>
    <w:rsid w:val="00ED416A"/>
    <w:rsid w:val="00ED4CC9"/>
    <w:rsid w:val="00ED52DC"/>
    <w:rsid w:val="00ED6169"/>
    <w:rsid w:val="00ED704F"/>
    <w:rsid w:val="00EE26EB"/>
    <w:rsid w:val="00EE653B"/>
    <w:rsid w:val="00EF06D7"/>
    <w:rsid w:val="00EF10EC"/>
    <w:rsid w:val="00EF3549"/>
    <w:rsid w:val="00EF4C3D"/>
    <w:rsid w:val="00EF5019"/>
    <w:rsid w:val="00EF7174"/>
    <w:rsid w:val="00EF7539"/>
    <w:rsid w:val="00F00DCD"/>
    <w:rsid w:val="00F02969"/>
    <w:rsid w:val="00F03FF8"/>
    <w:rsid w:val="00F0596D"/>
    <w:rsid w:val="00F05E30"/>
    <w:rsid w:val="00F06128"/>
    <w:rsid w:val="00F06548"/>
    <w:rsid w:val="00F07841"/>
    <w:rsid w:val="00F11D78"/>
    <w:rsid w:val="00F1374B"/>
    <w:rsid w:val="00F14DD5"/>
    <w:rsid w:val="00F15D7C"/>
    <w:rsid w:val="00F16DB5"/>
    <w:rsid w:val="00F1701B"/>
    <w:rsid w:val="00F20C5E"/>
    <w:rsid w:val="00F217D9"/>
    <w:rsid w:val="00F21EAC"/>
    <w:rsid w:val="00F23BF6"/>
    <w:rsid w:val="00F249B8"/>
    <w:rsid w:val="00F25604"/>
    <w:rsid w:val="00F266B3"/>
    <w:rsid w:val="00F27484"/>
    <w:rsid w:val="00F335DF"/>
    <w:rsid w:val="00F41830"/>
    <w:rsid w:val="00F4322B"/>
    <w:rsid w:val="00F44A66"/>
    <w:rsid w:val="00F508D8"/>
    <w:rsid w:val="00F51454"/>
    <w:rsid w:val="00F559B4"/>
    <w:rsid w:val="00F57E66"/>
    <w:rsid w:val="00F61AE8"/>
    <w:rsid w:val="00F63D3F"/>
    <w:rsid w:val="00F64C7D"/>
    <w:rsid w:val="00F656BD"/>
    <w:rsid w:val="00F65FE7"/>
    <w:rsid w:val="00F66540"/>
    <w:rsid w:val="00F67F3F"/>
    <w:rsid w:val="00F749F9"/>
    <w:rsid w:val="00F750C7"/>
    <w:rsid w:val="00F76653"/>
    <w:rsid w:val="00F772C8"/>
    <w:rsid w:val="00F77EEE"/>
    <w:rsid w:val="00F81FC6"/>
    <w:rsid w:val="00F8325D"/>
    <w:rsid w:val="00F8395F"/>
    <w:rsid w:val="00F84D21"/>
    <w:rsid w:val="00F87A27"/>
    <w:rsid w:val="00F9178A"/>
    <w:rsid w:val="00F91998"/>
    <w:rsid w:val="00F93C21"/>
    <w:rsid w:val="00FA0D82"/>
    <w:rsid w:val="00FA14A3"/>
    <w:rsid w:val="00FA3D5A"/>
    <w:rsid w:val="00FA58B6"/>
    <w:rsid w:val="00FA6368"/>
    <w:rsid w:val="00FB3E5E"/>
    <w:rsid w:val="00FB505B"/>
    <w:rsid w:val="00FB5B5C"/>
    <w:rsid w:val="00FB6854"/>
    <w:rsid w:val="00FC1068"/>
    <w:rsid w:val="00FC31DA"/>
    <w:rsid w:val="00FD6BAE"/>
    <w:rsid w:val="00FD7117"/>
    <w:rsid w:val="00FE07D7"/>
    <w:rsid w:val="00FE097C"/>
    <w:rsid w:val="00FE463B"/>
    <w:rsid w:val="00FE4E23"/>
    <w:rsid w:val="00FE7024"/>
    <w:rsid w:val="00FF02FA"/>
    <w:rsid w:val="00FF0717"/>
    <w:rsid w:val="00FF183E"/>
    <w:rsid w:val="00FF2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A9381"/>
  <w15:chartTrackingRefBased/>
  <w15:docId w15:val="{92073574-1E8C-42F2-9E3E-94CB0AEF4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7C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7C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7C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7C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7C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7C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C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C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C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7C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7C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C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7C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7C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C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C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C16"/>
    <w:rPr>
      <w:rFonts w:eastAsiaTheme="majorEastAsia" w:cstheme="majorBidi"/>
      <w:color w:val="272727" w:themeColor="text1" w:themeTint="D8"/>
    </w:rPr>
  </w:style>
  <w:style w:type="paragraph" w:styleId="Title">
    <w:name w:val="Title"/>
    <w:basedOn w:val="Normal"/>
    <w:next w:val="Normal"/>
    <w:link w:val="TitleChar"/>
    <w:uiPriority w:val="10"/>
    <w:qFormat/>
    <w:rsid w:val="00BC7C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7C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7C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C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C16"/>
    <w:pPr>
      <w:spacing w:before="160"/>
      <w:jc w:val="center"/>
    </w:pPr>
    <w:rPr>
      <w:i/>
      <w:iCs/>
      <w:color w:val="404040" w:themeColor="text1" w:themeTint="BF"/>
    </w:rPr>
  </w:style>
  <w:style w:type="character" w:customStyle="1" w:styleId="QuoteChar">
    <w:name w:val="Quote Char"/>
    <w:basedOn w:val="DefaultParagraphFont"/>
    <w:link w:val="Quote"/>
    <w:uiPriority w:val="29"/>
    <w:rsid w:val="00BC7C16"/>
    <w:rPr>
      <w:i/>
      <w:iCs/>
      <w:color w:val="404040" w:themeColor="text1" w:themeTint="BF"/>
    </w:rPr>
  </w:style>
  <w:style w:type="paragraph" w:styleId="ListParagraph">
    <w:name w:val="List Paragraph"/>
    <w:basedOn w:val="Normal"/>
    <w:uiPriority w:val="34"/>
    <w:qFormat/>
    <w:rsid w:val="00BC7C16"/>
    <w:pPr>
      <w:ind w:left="720"/>
      <w:contextualSpacing/>
    </w:pPr>
  </w:style>
  <w:style w:type="character" w:styleId="IntenseEmphasis">
    <w:name w:val="Intense Emphasis"/>
    <w:basedOn w:val="DefaultParagraphFont"/>
    <w:uiPriority w:val="21"/>
    <w:qFormat/>
    <w:rsid w:val="00BC7C16"/>
    <w:rPr>
      <w:i/>
      <w:iCs/>
      <w:color w:val="2F5496" w:themeColor="accent1" w:themeShade="BF"/>
    </w:rPr>
  </w:style>
  <w:style w:type="paragraph" w:styleId="IntenseQuote">
    <w:name w:val="Intense Quote"/>
    <w:basedOn w:val="Normal"/>
    <w:next w:val="Normal"/>
    <w:link w:val="IntenseQuoteChar"/>
    <w:uiPriority w:val="30"/>
    <w:qFormat/>
    <w:rsid w:val="00BC7C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7C16"/>
    <w:rPr>
      <w:i/>
      <w:iCs/>
      <w:color w:val="2F5496" w:themeColor="accent1" w:themeShade="BF"/>
    </w:rPr>
  </w:style>
  <w:style w:type="character" w:styleId="IntenseReference">
    <w:name w:val="Intense Reference"/>
    <w:basedOn w:val="DefaultParagraphFont"/>
    <w:uiPriority w:val="32"/>
    <w:qFormat/>
    <w:rsid w:val="00BC7C16"/>
    <w:rPr>
      <w:b/>
      <w:bCs/>
      <w:smallCaps/>
      <w:color w:val="2F5496" w:themeColor="accent1" w:themeShade="BF"/>
      <w:spacing w:val="5"/>
    </w:rPr>
  </w:style>
  <w:style w:type="paragraph" w:styleId="NoSpacing">
    <w:name w:val="No Spacing"/>
    <w:uiPriority w:val="1"/>
    <w:qFormat/>
    <w:rsid w:val="00AA25F6"/>
    <w:pPr>
      <w:spacing w:after="0" w:line="240" w:lineRule="auto"/>
    </w:pPr>
  </w:style>
  <w:style w:type="character" w:styleId="Hyperlink">
    <w:name w:val="Hyperlink"/>
    <w:basedOn w:val="DefaultParagraphFont"/>
    <w:uiPriority w:val="99"/>
    <w:unhideWhenUsed/>
    <w:rsid w:val="00962AE8"/>
    <w:rPr>
      <w:color w:val="0563C1" w:themeColor="hyperlink"/>
      <w:u w:val="single"/>
    </w:rPr>
  </w:style>
  <w:style w:type="character" w:styleId="UnresolvedMention">
    <w:name w:val="Unresolved Mention"/>
    <w:basedOn w:val="DefaultParagraphFont"/>
    <w:uiPriority w:val="99"/>
    <w:semiHidden/>
    <w:unhideWhenUsed/>
    <w:rsid w:val="00962AE8"/>
    <w:rPr>
      <w:color w:val="605E5C"/>
      <w:shd w:val="clear" w:color="auto" w:fill="E1DFDD"/>
    </w:rPr>
  </w:style>
  <w:style w:type="paragraph" w:styleId="Header">
    <w:name w:val="header"/>
    <w:basedOn w:val="Normal"/>
    <w:link w:val="HeaderChar"/>
    <w:uiPriority w:val="99"/>
    <w:unhideWhenUsed/>
    <w:rsid w:val="00F065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548"/>
  </w:style>
  <w:style w:type="paragraph" w:styleId="Footer">
    <w:name w:val="footer"/>
    <w:basedOn w:val="Normal"/>
    <w:link w:val="FooterChar"/>
    <w:uiPriority w:val="99"/>
    <w:unhideWhenUsed/>
    <w:rsid w:val="00F065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548"/>
  </w:style>
  <w:style w:type="paragraph" w:styleId="Revision">
    <w:name w:val="Revision"/>
    <w:hidden/>
    <w:uiPriority w:val="99"/>
    <w:semiHidden/>
    <w:rsid w:val="007159BE"/>
    <w:pPr>
      <w:spacing w:after="0" w:line="240" w:lineRule="auto"/>
    </w:pPr>
  </w:style>
  <w:style w:type="character" w:styleId="Strong">
    <w:name w:val="Strong"/>
    <w:basedOn w:val="DefaultParagraphFont"/>
    <w:uiPriority w:val="22"/>
    <w:qFormat/>
    <w:rsid w:val="00377590"/>
    <w:rPr>
      <w:b/>
      <w:bCs/>
    </w:rPr>
  </w:style>
  <w:style w:type="paragraph" w:styleId="NormalWeb">
    <w:name w:val="Normal (Web)"/>
    <w:basedOn w:val="Normal"/>
    <w:uiPriority w:val="99"/>
    <w:semiHidden/>
    <w:unhideWhenUsed/>
    <w:rsid w:val="00D66D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373">
      <w:bodyDiv w:val="1"/>
      <w:marLeft w:val="0"/>
      <w:marRight w:val="0"/>
      <w:marTop w:val="0"/>
      <w:marBottom w:val="0"/>
      <w:divBdr>
        <w:top w:val="none" w:sz="0" w:space="0" w:color="auto"/>
        <w:left w:val="none" w:sz="0" w:space="0" w:color="auto"/>
        <w:bottom w:val="none" w:sz="0" w:space="0" w:color="auto"/>
        <w:right w:val="none" w:sz="0" w:space="0" w:color="auto"/>
      </w:divBdr>
    </w:div>
    <w:div w:id="136075599">
      <w:bodyDiv w:val="1"/>
      <w:marLeft w:val="0"/>
      <w:marRight w:val="0"/>
      <w:marTop w:val="0"/>
      <w:marBottom w:val="0"/>
      <w:divBdr>
        <w:top w:val="none" w:sz="0" w:space="0" w:color="auto"/>
        <w:left w:val="none" w:sz="0" w:space="0" w:color="auto"/>
        <w:bottom w:val="none" w:sz="0" w:space="0" w:color="auto"/>
        <w:right w:val="none" w:sz="0" w:space="0" w:color="auto"/>
      </w:divBdr>
    </w:div>
    <w:div w:id="237794147">
      <w:bodyDiv w:val="1"/>
      <w:marLeft w:val="0"/>
      <w:marRight w:val="0"/>
      <w:marTop w:val="0"/>
      <w:marBottom w:val="0"/>
      <w:divBdr>
        <w:top w:val="none" w:sz="0" w:space="0" w:color="auto"/>
        <w:left w:val="none" w:sz="0" w:space="0" w:color="auto"/>
        <w:bottom w:val="none" w:sz="0" w:space="0" w:color="auto"/>
        <w:right w:val="none" w:sz="0" w:space="0" w:color="auto"/>
      </w:divBdr>
    </w:div>
    <w:div w:id="268582643">
      <w:bodyDiv w:val="1"/>
      <w:marLeft w:val="0"/>
      <w:marRight w:val="0"/>
      <w:marTop w:val="0"/>
      <w:marBottom w:val="0"/>
      <w:divBdr>
        <w:top w:val="none" w:sz="0" w:space="0" w:color="auto"/>
        <w:left w:val="none" w:sz="0" w:space="0" w:color="auto"/>
        <w:bottom w:val="none" w:sz="0" w:space="0" w:color="auto"/>
        <w:right w:val="none" w:sz="0" w:space="0" w:color="auto"/>
      </w:divBdr>
    </w:div>
    <w:div w:id="303236542">
      <w:bodyDiv w:val="1"/>
      <w:marLeft w:val="0"/>
      <w:marRight w:val="0"/>
      <w:marTop w:val="0"/>
      <w:marBottom w:val="0"/>
      <w:divBdr>
        <w:top w:val="none" w:sz="0" w:space="0" w:color="auto"/>
        <w:left w:val="none" w:sz="0" w:space="0" w:color="auto"/>
        <w:bottom w:val="none" w:sz="0" w:space="0" w:color="auto"/>
        <w:right w:val="none" w:sz="0" w:space="0" w:color="auto"/>
      </w:divBdr>
    </w:div>
    <w:div w:id="358241103">
      <w:bodyDiv w:val="1"/>
      <w:marLeft w:val="0"/>
      <w:marRight w:val="0"/>
      <w:marTop w:val="0"/>
      <w:marBottom w:val="0"/>
      <w:divBdr>
        <w:top w:val="none" w:sz="0" w:space="0" w:color="auto"/>
        <w:left w:val="none" w:sz="0" w:space="0" w:color="auto"/>
        <w:bottom w:val="none" w:sz="0" w:space="0" w:color="auto"/>
        <w:right w:val="none" w:sz="0" w:space="0" w:color="auto"/>
      </w:divBdr>
    </w:div>
    <w:div w:id="384985119">
      <w:bodyDiv w:val="1"/>
      <w:marLeft w:val="0"/>
      <w:marRight w:val="0"/>
      <w:marTop w:val="0"/>
      <w:marBottom w:val="0"/>
      <w:divBdr>
        <w:top w:val="none" w:sz="0" w:space="0" w:color="auto"/>
        <w:left w:val="none" w:sz="0" w:space="0" w:color="auto"/>
        <w:bottom w:val="none" w:sz="0" w:space="0" w:color="auto"/>
        <w:right w:val="none" w:sz="0" w:space="0" w:color="auto"/>
      </w:divBdr>
    </w:div>
    <w:div w:id="454518825">
      <w:bodyDiv w:val="1"/>
      <w:marLeft w:val="0"/>
      <w:marRight w:val="0"/>
      <w:marTop w:val="0"/>
      <w:marBottom w:val="0"/>
      <w:divBdr>
        <w:top w:val="none" w:sz="0" w:space="0" w:color="auto"/>
        <w:left w:val="none" w:sz="0" w:space="0" w:color="auto"/>
        <w:bottom w:val="none" w:sz="0" w:space="0" w:color="auto"/>
        <w:right w:val="none" w:sz="0" w:space="0" w:color="auto"/>
      </w:divBdr>
    </w:div>
    <w:div w:id="483156601">
      <w:bodyDiv w:val="1"/>
      <w:marLeft w:val="0"/>
      <w:marRight w:val="0"/>
      <w:marTop w:val="0"/>
      <w:marBottom w:val="0"/>
      <w:divBdr>
        <w:top w:val="none" w:sz="0" w:space="0" w:color="auto"/>
        <w:left w:val="none" w:sz="0" w:space="0" w:color="auto"/>
        <w:bottom w:val="none" w:sz="0" w:space="0" w:color="auto"/>
        <w:right w:val="none" w:sz="0" w:space="0" w:color="auto"/>
      </w:divBdr>
    </w:div>
    <w:div w:id="527064675">
      <w:bodyDiv w:val="1"/>
      <w:marLeft w:val="0"/>
      <w:marRight w:val="0"/>
      <w:marTop w:val="0"/>
      <w:marBottom w:val="0"/>
      <w:divBdr>
        <w:top w:val="none" w:sz="0" w:space="0" w:color="auto"/>
        <w:left w:val="none" w:sz="0" w:space="0" w:color="auto"/>
        <w:bottom w:val="none" w:sz="0" w:space="0" w:color="auto"/>
        <w:right w:val="none" w:sz="0" w:space="0" w:color="auto"/>
      </w:divBdr>
    </w:div>
    <w:div w:id="536359822">
      <w:bodyDiv w:val="1"/>
      <w:marLeft w:val="0"/>
      <w:marRight w:val="0"/>
      <w:marTop w:val="0"/>
      <w:marBottom w:val="0"/>
      <w:divBdr>
        <w:top w:val="none" w:sz="0" w:space="0" w:color="auto"/>
        <w:left w:val="none" w:sz="0" w:space="0" w:color="auto"/>
        <w:bottom w:val="none" w:sz="0" w:space="0" w:color="auto"/>
        <w:right w:val="none" w:sz="0" w:space="0" w:color="auto"/>
      </w:divBdr>
    </w:div>
    <w:div w:id="631979070">
      <w:bodyDiv w:val="1"/>
      <w:marLeft w:val="0"/>
      <w:marRight w:val="0"/>
      <w:marTop w:val="0"/>
      <w:marBottom w:val="0"/>
      <w:divBdr>
        <w:top w:val="none" w:sz="0" w:space="0" w:color="auto"/>
        <w:left w:val="none" w:sz="0" w:space="0" w:color="auto"/>
        <w:bottom w:val="none" w:sz="0" w:space="0" w:color="auto"/>
        <w:right w:val="none" w:sz="0" w:space="0" w:color="auto"/>
      </w:divBdr>
    </w:div>
    <w:div w:id="647898783">
      <w:bodyDiv w:val="1"/>
      <w:marLeft w:val="0"/>
      <w:marRight w:val="0"/>
      <w:marTop w:val="0"/>
      <w:marBottom w:val="0"/>
      <w:divBdr>
        <w:top w:val="none" w:sz="0" w:space="0" w:color="auto"/>
        <w:left w:val="none" w:sz="0" w:space="0" w:color="auto"/>
        <w:bottom w:val="none" w:sz="0" w:space="0" w:color="auto"/>
        <w:right w:val="none" w:sz="0" w:space="0" w:color="auto"/>
      </w:divBdr>
    </w:div>
    <w:div w:id="702898164">
      <w:bodyDiv w:val="1"/>
      <w:marLeft w:val="0"/>
      <w:marRight w:val="0"/>
      <w:marTop w:val="0"/>
      <w:marBottom w:val="0"/>
      <w:divBdr>
        <w:top w:val="none" w:sz="0" w:space="0" w:color="auto"/>
        <w:left w:val="none" w:sz="0" w:space="0" w:color="auto"/>
        <w:bottom w:val="none" w:sz="0" w:space="0" w:color="auto"/>
        <w:right w:val="none" w:sz="0" w:space="0" w:color="auto"/>
      </w:divBdr>
    </w:div>
    <w:div w:id="720979971">
      <w:bodyDiv w:val="1"/>
      <w:marLeft w:val="0"/>
      <w:marRight w:val="0"/>
      <w:marTop w:val="0"/>
      <w:marBottom w:val="0"/>
      <w:divBdr>
        <w:top w:val="none" w:sz="0" w:space="0" w:color="auto"/>
        <w:left w:val="none" w:sz="0" w:space="0" w:color="auto"/>
        <w:bottom w:val="none" w:sz="0" w:space="0" w:color="auto"/>
        <w:right w:val="none" w:sz="0" w:space="0" w:color="auto"/>
      </w:divBdr>
    </w:div>
    <w:div w:id="756558707">
      <w:bodyDiv w:val="1"/>
      <w:marLeft w:val="0"/>
      <w:marRight w:val="0"/>
      <w:marTop w:val="0"/>
      <w:marBottom w:val="0"/>
      <w:divBdr>
        <w:top w:val="none" w:sz="0" w:space="0" w:color="auto"/>
        <w:left w:val="none" w:sz="0" w:space="0" w:color="auto"/>
        <w:bottom w:val="none" w:sz="0" w:space="0" w:color="auto"/>
        <w:right w:val="none" w:sz="0" w:space="0" w:color="auto"/>
      </w:divBdr>
      <w:divsChild>
        <w:div w:id="1822117901">
          <w:marLeft w:val="0"/>
          <w:marRight w:val="0"/>
          <w:marTop w:val="0"/>
          <w:marBottom w:val="0"/>
          <w:divBdr>
            <w:top w:val="none" w:sz="0" w:space="0" w:color="auto"/>
            <w:left w:val="none" w:sz="0" w:space="0" w:color="auto"/>
            <w:bottom w:val="none" w:sz="0" w:space="0" w:color="auto"/>
            <w:right w:val="none" w:sz="0" w:space="0" w:color="auto"/>
          </w:divBdr>
          <w:divsChild>
            <w:div w:id="13397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3596">
      <w:bodyDiv w:val="1"/>
      <w:marLeft w:val="0"/>
      <w:marRight w:val="0"/>
      <w:marTop w:val="0"/>
      <w:marBottom w:val="0"/>
      <w:divBdr>
        <w:top w:val="none" w:sz="0" w:space="0" w:color="auto"/>
        <w:left w:val="none" w:sz="0" w:space="0" w:color="auto"/>
        <w:bottom w:val="none" w:sz="0" w:space="0" w:color="auto"/>
        <w:right w:val="none" w:sz="0" w:space="0" w:color="auto"/>
      </w:divBdr>
    </w:div>
    <w:div w:id="829565118">
      <w:bodyDiv w:val="1"/>
      <w:marLeft w:val="0"/>
      <w:marRight w:val="0"/>
      <w:marTop w:val="0"/>
      <w:marBottom w:val="0"/>
      <w:divBdr>
        <w:top w:val="none" w:sz="0" w:space="0" w:color="auto"/>
        <w:left w:val="none" w:sz="0" w:space="0" w:color="auto"/>
        <w:bottom w:val="none" w:sz="0" w:space="0" w:color="auto"/>
        <w:right w:val="none" w:sz="0" w:space="0" w:color="auto"/>
      </w:divBdr>
    </w:div>
    <w:div w:id="856893493">
      <w:bodyDiv w:val="1"/>
      <w:marLeft w:val="0"/>
      <w:marRight w:val="0"/>
      <w:marTop w:val="0"/>
      <w:marBottom w:val="0"/>
      <w:divBdr>
        <w:top w:val="none" w:sz="0" w:space="0" w:color="auto"/>
        <w:left w:val="none" w:sz="0" w:space="0" w:color="auto"/>
        <w:bottom w:val="none" w:sz="0" w:space="0" w:color="auto"/>
        <w:right w:val="none" w:sz="0" w:space="0" w:color="auto"/>
      </w:divBdr>
    </w:div>
    <w:div w:id="960112686">
      <w:bodyDiv w:val="1"/>
      <w:marLeft w:val="0"/>
      <w:marRight w:val="0"/>
      <w:marTop w:val="0"/>
      <w:marBottom w:val="0"/>
      <w:divBdr>
        <w:top w:val="none" w:sz="0" w:space="0" w:color="auto"/>
        <w:left w:val="none" w:sz="0" w:space="0" w:color="auto"/>
        <w:bottom w:val="none" w:sz="0" w:space="0" w:color="auto"/>
        <w:right w:val="none" w:sz="0" w:space="0" w:color="auto"/>
      </w:divBdr>
    </w:div>
    <w:div w:id="961619474">
      <w:bodyDiv w:val="1"/>
      <w:marLeft w:val="0"/>
      <w:marRight w:val="0"/>
      <w:marTop w:val="0"/>
      <w:marBottom w:val="0"/>
      <w:divBdr>
        <w:top w:val="none" w:sz="0" w:space="0" w:color="auto"/>
        <w:left w:val="none" w:sz="0" w:space="0" w:color="auto"/>
        <w:bottom w:val="none" w:sz="0" w:space="0" w:color="auto"/>
        <w:right w:val="none" w:sz="0" w:space="0" w:color="auto"/>
      </w:divBdr>
    </w:div>
    <w:div w:id="1074010773">
      <w:bodyDiv w:val="1"/>
      <w:marLeft w:val="0"/>
      <w:marRight w:val="0"/>
      <w:marTop w:val="0"/>
      <w:marBottom w:val="0"/>
      <w:divBdr>
        <w:top w:val="none" w:sz="0" w:space="0" w:color="auto"/>
        <w:left w:val="none" w:sz="0" w:space="0" w:color="auto"/>
        <w:bottom w:val="none" w:sz="0" w:space="0" w:color="auto"/>
        <w:right w:val="none" w:sz="0" w:space="0" w:color="auto"/>
      </w:divBdr>
    </w:div>
    <w:div w:id="1352030175">
      <w:bodyDiv w:val="1"/>
      <w:marLeft w:val="0"/>
      <w:marRight w:val="0"/>
      <w:marTop w:val="0"/>
      <w:marBottom w:val="0"/>
      <w:divBdr>
        <w:top w:val="none" w:sz="0" w:space="0" w:color="auto"/>
        <w:left w:val="none" w:sz="0" w:space="0" w:color="auto"/>
        <w:bottom w:val="none" w:sz="0" w:space="0" w:color="auto"/>
        <w:right w:val="none" w:sz="0" w:space="0" w:color="auto"/>
      </w:divBdr>
    </w:div>
    <w:div w:id="1406226596">
      <w:bodyDiv w:val="1"/>
      <w:marLeft w:val="0"/>
      <w:marRight w:val="0"/>
      <w:marTop w:val="0"/>
      <w:marBottom w:val="0"/>
      <w:divBdr>
        <w:top w:val="none" w:sz="0" w:space="0" w:color="auto"/>
        <w:left w:val="none" w:sz="0" w:space="0" w:color="auto"/>
        <w:bottom w:val="none" w:sz="0" w:space="0" w:color="auto"/>
        <w:right w:val="none" w:sz="0" w:space="0" w:color="auto"/>
      </w:divBdr>
    </w:div>
    <w:div w:id="1422946354">
      <w:bodyDiv w:val="1"/>
      <w:marLeft w:val="0"/>
      <w:marRight w:val="0"/>
      <w:marTop w:val="0"/>
      <w:marBottom w:val="0"/>
      <w:divBdr>
        <w:top w:val="none" w:sz="0" w:space="0" w:color="auto"/>
        <w:left w:val="none" w:sz="0" w:space="0" w:color="auto"/>
        <w:bottom w:val="none" w:sz="0" w:space="0" w:color="auto"/>
        <w:right w:val="none" w:sz="0" w:space="0" w:color="auto"/>
      </w:divBdr>
    </w:div>
    <w:div w:id="1425346209">
      <w:bodyDiv w:val="1"/>
      <w:marLeft w:val="0"/>
      <w:marRight w:val="0"/>
      <w:marTop w:val="0"/>
      <w:marBottom w:val="0"/>
      <w:divBdr>
        <w:top w:val="none" w:sz="0" w:space="0" w:color="auto"/>
        <w:left w:val="none" w:sz="0" w:space="0" w:color="auto"/>
        <w:bottom w:val="none" w:sz="0" w:space="0" w:color="auto"/>
        <w:right w:val="none" w:sz="0" w:space="0" w:color="auto"/>
      </w:divBdr>
    </w:div>
    <w:div w:id="1476876071">
      <w:bodyDiv w:val="1"/>
      <w:marLeft w:val="0"/>
      <w:marRight w:val="0"/>
      <w:marTop w:val="0"/>
      <w:marBottom w:val="0"/>
      <w:divBdr>
        <w:top w:val="none" w:sz="0" w:space="0" w:color="auto"/>
        <w:left w:val="none" w:sz="0" w:space="0" w:color="auto"/>
        <w:bottom w:val="none" w:sz="0" w:space="0" w:color="auto"/>
        <w:right w:val="none" w:sz="0" w:space="0" w:color="auto"/>
      </w:divBdr>
    </w:div>
    <w:div w:id="1506632355">
      <w:bodyDiv w:val="1"/>
      <w:marLeft w:val="0"/>
      <w:marRight w:val="0"/>
      <w:marTop w:val="0"/>
      <w:marBottom w:val="0"/>
      <w:divBdr>
        <w:top w:val="none" w:sz="0" w:space="0" w:color="auto"/>
        <w:left w:val="none" w:sz="0" w:space="0" w:color="auto"/>
        <w:bottom w:val="none" w:sz="0" w:space="0" w:color="auto"/>
        <w:right w:val="none" w:sz="0" w:space="0" w:color="auto"/>
      </w:divBdr>
    </w:div>
    <w:div w:id="1531645545">
      <w:bodyDiv w:val="1"/>
      <w:marLeft w:val="0"/>
      <w:marRight w:val="0"/>
      <w:marTop w:val="0"/>
      <w:marBottom w:val="0"/>
      <w:divBdr>
        <w:top w:val="none" w:sz="0" w:space="0" w:color="auto"/>
        <w:left w:val="none" w:sz="0" w:space="0" w:color="auto"/>
        <w:bottom w:val="none" w:sz="0" w:space="0" w:color="auto"/>
        <w:right w:val="none" w:sz="0" w:space="0" w:color="auto"/>
      </w:divBdr>
    </w:div>
    <w:div w:id="1610159720">
      <w:bodyDiv w:val="1"/>
      <w:marLeft w:val="0"/>
      <w:marRight w:val="0"/>
      <w:marTop w:val="0"/>
      <w:marBottom w:val="0"/>
      <w:divBdr>
        <w:top w:val="none" w:sz="0" w:space="0" w:color="auto"/>
        <w:left w:val="none" w:sz="0" w:space="0" w:color="auto"/>
        <w:bottom w:val="none" w:sz="0" w:space="0" w:color="auto"/>
        <w:right w:val="none" w:sz="0" w:space="0" w:color="auto"/>
      </w:divBdr>
    </w:div>
    <w:div w:id="1653094123">
      <w:bodyDiv w:val="1"/>
      <w:marLeft w:val="0"/>
      <w:marRight w:val="0"/>
      <w:marTop w:val="0"/>
      <w:marBottom w:val="0"/>
      <w:divBdr>
        <w:top w:val="none" w:sz="0" w:space="0" w:color="auto"/>
        <w:left w:val="none" w:sz="0" w:space="0" w:color="auto"/>
        <w:bottom w:val="none" w:sz="0" w:space="0" w:color="auto"/>
        <w:right w:val="none" w:sz="0" w:space="0" w:color="auto"/>
      </w:divBdr>
    </w:div>
    <w:div w:id="1710060549">
      <w:bodyDiv w:val="1"/>
      <w:marLeft w:val="0"/>
      <w:marRight w:val="0"/>
      <w:marTop w:val="0"/>
      <w:marBottom w:val="0"/>
      <w:divBdr>
        <w:top w:val="none" w:sz="0" w:space="0" w:color="auto"/>
        <w:left w:val="none" w:sz="0" w:space="0" w:color="auto"/>
        <w:bottom w:val="none" w:sz="0" w:space="0" w:color="auto"/>
        <w:right w:val="none" w:sz="0" w:space="0" w:color="auto"/>
      </w:divBdr>
    </w:div>
    <w:div w:id="1738242965">
      <w:bodyDiv w:val="1"/>
      <w:marLeft w:val="0"/>
      <w:marRight w:val="0"/>
      <w:marTop w:val="0"/>
      <w:marBottom w:val="0"/>
      <w:divBdr>
        <w:top w:val="none" w:sz="0" w:space="0" w:color="auto"/>
        <w:left w:val="none" w:sz="0" w:space="0" w:color="auto"/>
        <w:bottom w:val="none" w:sz="0" w:space="0" w:color="auto"/>
        <w:right w:val="none" w:sz="0" w:space="0" w:color="auto"/>
      </w:divBdr>
    </w:div>
    <w:div w:id="1751080659">
      <w:bodyDiv w:val="1"/>
      <w:marLeft w:val="0"/>
      <w:marRight w:val="0"/>
      <w:marTop w:val="0"/>
      <w:marBottom w:val="0"/>
      <w:divBdr>
        <w:top w:val="none" w:sz="0" w:space="0" w:color="auto"/>
        <w:left w:val="none" w:sz="0" w:space="0" w:color="auto"/>
        <w:bottom w:val="none" w:sz="0" w:space="0" w:color="auto"/>
        <w:right w:val="none" w:sz="0" w:space="0" w:color="auto"/>
      </w:divBdr>
    </w:div>
    <w:div w:id="1763063621">
      <w:bodyDiv w:val="1"/>
      <w:marLeft w:val="0"/>
      <w:marRight w:val="0"/>
      <w:marTop w:val="0"/>
      <w:marBottom w:val="0"/>
      <w:divBdr>
        <w:top w:val="none" w:sz="0" w:space="0" w:color="auto"/>
        <w:left w:val="none" w:sz="0" w:space="0" w:color="auto"/>
        <w:bottom w:val="none" w:sz="0" w:space="0" w:color="auto"/>
        <w:right w:val="none" w:sz="0" w:space="0" w:color="auto"/>
      </w:divBdr>
    </w:div>
    <w:div w:id="1851487808">
      <w:bodyDiv w:val="1"/>
      <w:marLeft w:val="0"/>
      <w:marRight w:val="0"/>
      <w:marTop w:val="0"/>
      <w:marBottom w:val="0"/>
      <w:divBdr>
        <w:top w:val="none" w:sz="0" w:space="0" w:color="auto"/>
        <w:left w:val="none" w:sz="0" w:space="0" w:color="auto"/>
        <w:bottom w:val="none" w:sz="0" w:space="0" w:color="auto"/>
        <w:right w:val="none" w:sz="0" w:space="0" w:color="auto"/>
      </w:divBdr>
    </w:div>
    <w:div w:id="1931547640">
      <w:bodyDiv w:val="1"/>
      <w:marLeft w:val="0"/>
      <w:marRight w:val="0"/>
      <w:marTop w:val="0"/>
      <w:marBottom w:val="0"/>
      <w:divBdr>
        <w:top w:val="none" w:sz="0" w:space="0" w:color="auto"/>
        <w:left w:val="none" w:sz="0" w:space="0" w:color="auto"/>
        <w:bottom w:val="none" w:sz="0" w:space="0" w:color="auto"/>
        <w:right w:val="none" w:sz="0" w:space="0" w:color="auto"/>
      </w:divBdr>
    </w:div>
    <w:div w:id="1941134050">
      <w:bodyDiv w:val="1"/>
      <w:marLeft w:val="0"/>
      <w:marRight w:val="0"/>
      <w:marTop w:val="0"/>
      <w:marBottom w:val="0"/>
      <w:divBdr>
        <w:top w:val="none" w:sz="0" w:space="0" w:color="auto"/>
        <w:left w:val="none" w:sz="0" w:space="0" w:color="auto"/>
        <w:bottom w:val="none" w:sz="0" w:space="0" w:color="auto"/>
        <w:right w:val="none" w:sz="0" w:space="0" w:color="auto"/>
      </w:divBdr>
    </w:div>
    <w:div w:id="1945913613">
      <w:bodyDiv w:val="1"/>
      <w:marLeft w:val="0"/>
      <w:marRight w:val="0"/>
      <w:marTop w:val="0"/>
      <w:marBottom w:val="0"/>
      <w:divBdr>
        <w:top w:val="none" w:sz="0" w:space="0" w:color="auto"/>
        <w:left w:val="none" w:sz="0" w:space="0" w:color="auto"/>
        <w:bottom w:val="none" w:sz="0" w:space="0" w:color="auto"/>
        <w:right w:val="none" w:sz="0" w:space="0" w:color="auto"/>
      </w:divBdr>
    </w:div>
    <w:div w:id="1981768180">
      <w:bodyDiv w:val="1"/>
      <w:marLeft w:val="0"/>
      <w:marRight w:val="0"/>
      <w:marTop w:val="0"/>
      <w:marBottom w:val="0"/>
      <w:divBdr>
        <w:top w:val="none" w:sz="0" w:space="0" w:color="auto"/>
        <w:left w:val="none" w:sz="0" w:space="0" w:color="auto"/>
        <w:bottom w:val="none" w:sz="0" w:space="0" w:color="auto"/>
        <w:right w:val="none" w:sz="0" w:space="0" w:color="auto"/>
      </w:divBdr>
    </w:div>
    <w:div w:id="2041393832">
      <w:bodyDiv w:val="1"/>
      <w:marLeft w:val="0"/>
      <w:marRight w:val="0"/>
      <w:marTop w:val="0"/>
      <w:marBottom w:val="0"/>
      <w:divBdr>
        <w:top w:val="none" w:sz="0" w:space="0" w:color="auto"/>
        <w:left w:val="none" w:sz="0" w:space="0" w:color="auto"/>
        <w:bottom w:val="none" w:sz="0" w:space="0" w:color="auto"/>
        <w:right w:val="none" w:sz="0" w:space="0" w:color="auto"/>
      </w:divBdr>
    </w:div>
    <w:div w:id="2043824396">
      <w:bodyDiv w:val="1"/>
      <w:marLeft w:val="0"/>
      <w:marRight w:val="0"/>
      <w:marTop w:val="0"/>
      <w:marBottom w:val="0"/>
      <w:divBdr>
        <w:top w:val="none" w:sz="0" w:space="0" w:color="auto"/>
        <w:left w:val="none" w:sz="0" w:space="0" w:color="auto"/>
        <w:bottom w:val="none" w:sz="0" w:space="0" w:color="auto"/>
        <w:right w:val="none" w:sz="0" w:space="0" w:color="auto"/>
      </w:divBdr>
    </w:div>
    <w:div w:id="209593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1/relationships/people" Target="peop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1302</TotalTime>
  <Pages>1</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Pote</dc:creator>
  <cp:keywords/>
  <dc:description/>
  <cp:lastModifiedBy>Aniket Nangare</cp:lastModifiedBy>
  <cp:revision>1470</cp:revision>
  <dcterms:created xsi:type="dcterms:W3CDTF">2025-01-27T07:14:00Z</dcterms:created>
  <dcterms:modified xsi:type="dcterms:W3CDTF">2025-02-10T12:15:00Z</dcterms:modified>
</cp:coreProperties>
</file>